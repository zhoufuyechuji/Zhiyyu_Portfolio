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C17CD" w14:textId="77777777" w:rsidR="00D4352C" w:rsidRDefault="00D4352C">
      <w:pPr>
        <w:spacing w:line="259" w:lineRule="auto"/>
        <w:ind w:left="60" w:firstLine="566"/>
        <w:jc w:val="center"/>
        <w:rPr>
          <w:rFonts w:ascii="Times New Roman" w:eastAsiaTheme="minorEastAsia" w:hAnsi="Times New Roman" w:cs="Times New Roman"/>
        </w:rPr>
      </w:pPr>
    </w:p>
    <w:p w14:paraId="19B9FFBF" w14:textId="77777777" w:rsidR="00D4352C" w:rsidRDefault="00D4352C">
      <w:pPr>
        <w:spacing w:line="259" w:lineRule="auto"/>
        <w:ind w:left="60" w:firstLine="566"/>
        <w:jc w:val="center"/>
        <w:rPr>
          <w:rFonts w:ascii="Times New Roman" w:eastAsiaTheme="minorEastAsia" w:hAnsi="Times New Roman" w:cs="Times New Roman"/>
          <w:sz w:val="32"/>
          <w:szCs w:val="32"/>
        </w:rPr>
      </w:pPr>
    </w:p>
    <w:p w14:paraId="0F950800" w14:textId="77777777" w:rsidR="00D4352C" w:rsidRDefault="00000000">
      <w:pPr>
        <w:spacing w:line="259" w:lineRule="auto"/>
        <w:ind w:left="60" w:firstLine="566"/>
        <w:jc w:val="center"/>
        <w:rPr>
          <w:rFonts w:ascii="Times New Roman" w:eastAsiaTheme="minorEastAsia" w:hAnsi="Times New Roman" w:cs="Times New Roman"/>
          <w:sz w:val="32"/>
          <w:szCs w:val="32"/>
        </w:rPr>
      </w:pPr>
      <w:r>
        <w:rPr>
          <w:rFonts w:ascii="Times New Roman" w:eastAsiaTheme="minorEastAsia" w:hAnsi="Times New Roman" w:cs="Times New Roman"/>
          <w:sz w:val="32"/>
          <w:szCs w:val="32"/>
        </w:rPr>
        <w:t xml:space="preserve">Tension through Surveillance Restriction: Designing Strategic Gameplay in Pet Simulation  </w:t>
      </w:r>
    </w:p>
    <w:p w14:paraId="636091A9" w14:textId="77777777" w:rsidR="00D4352C" w:rsidRDefault="00D4352C">
      <w:pPr>
        <w:spacing w:line="259" w:lineRule="auto"/>
        <w:ind w:left="60" w:firstLine="566"/>
        <w:jc w:val="center"/>
        <w:rPr>
          <w:rFonts w:ascii="Times New Roman" w:eastAsiaTheme="minorEastAsia" w:hAnsi="Times New Roman" w:cs="Times New Roman"/>
        </w:rPr>
      </w:pPr>
    </w:p>
    <w:p w14:paraId="0AC0D9F0" w14:textId="77777777" w:rsidR="00D4352C" w:rsidRDefault="00000000">
      <w:pPr>
        <w:spacing w:after="12" w:line="248" w:lineRule="auto"/>
        <w:jc w:val="center"/>
        <w:rPr>
          <w:rFonts w:ascii="Times New Roman" w:hAnsi="Times New Roman" w:cs="Times New Roman"/>
          <w:sz w:val="28"/>
          <w:szCs w:val="28"/>
        </w:rPr>
      </w:pPr>
      <w:r>
        <w:rPr>
          <w:rFonts w:ascii="Times New Roman" w:hAnsi="Times New Roman" w:cs="Times New Roman"/>
          <w:sz w:val="28"/>
          <w:szCs w:val="28"/>
        </w:rPr>
        <w:t>May 202</w:t>
      </w:r>
      <w:r>
        <w:rPr>
          <w:rFonts w:ascii="Times New Roman" w:eastAsiaTheme="minorEastAsia" w:hAnsi="Times New Roman" w:cs="Times New Roman"/>
          <w:sz w:val="28"/>
          <w:szCs w:val="28"/>
        </w:rPr>
        <w:t>5</w:t>
      </w:r>
      <w:r>
        <w:rPr>
          <w:rFonts w:ascii="Times New Roman" w:hAnsi="Times New Roman" w:cs="Times New Roman"/>
          <w:sz w:val="28"/>
          <w:szCs w:val="28"/>
        </w:rPr>
        <w:t xml:space="preserve"> </w:t>
      </w:r>
    </w:p>
    <w:p w14:paraId="237581FD" w14:textId="77777777" w:rsidR="00D4352C" w:rsidRDefault="00D4352C">
      <w:pPr>
        <w:spacing w:line="259" w:lineRule="auto"/>
        <w:ind w:left="60" w:firstLine="566"/>
        <w:jc w:val="center"/>
        <w:rPr>
          <w:rFonts w:ascii="Times New Roman" w:eastAsiaTheme="minorEastAsia" w:hAnsi="Times New Roman" w:cs="Times New Roman"/>
        </w:rPr>
      </w:pPr>
    </w:p>
    <w:p w14:paraId="6E088A6B" w14:textId="77777777" w:rsidR="00D4352C" w:rsidRDefault="00D4352C">
      <w:pPr>
        <w:spacing w:line="259" w:lineRule="auto"/>
        <w:ind w:left="60" w:firstLine="566"/>
        <w:jc w:val="center"/>
        <w:rPr>
          <w:rFonts w:ascii="Times New Roman" w:eastAsiaTheme="minorEastAsia" w:hAnsi="Times New Roman" w:cs="Times New Roman"/>
        </w:rPr>
      </w:pPr>
    </w:p>
    <w:p w14:paraId="58B31DF6" w14:textId="77777777" w:rsidR="00D4352C" w:rsidRDefault="00D4352C">
      <w:pPr>
        <w:spacing w:line="259" w:lineRule="auto"/>
        <w:ind w:left="60" w:firstLine="566"/>
        <w:jc w:val="center"/>
        <w:rPr>
          <w:rFonts w:ascii="Times New Roman" w:eastAsiaTheme="minorEastAsia" w:hAnsi="Times New Roman" w:cs="Times New Roman"/>
        </w:rPr>
      </w:pPr>
    </w:p>
    <w:p w14:paraId="6A914034" w14:textId="77777777" w:rsidR="00D4352C" w:rsidRDefault="00D4352C">
      <w:pPr>
        <w:spacing w:line="259" w:lineRule="auto"/>
        <w:ind w:left="60" w:firstLine="566"/>
        <w:jc w:val="center"/>
        <w:rPr>
          <w:rFonts w:ascii="Times New Roman" w:eastAsiaTheme="minorEastAsia" w:hAnsi="Times New Roman" w:cs="Times New Roman"/>
        </w:rPr>
      </w:pPr>
    </w:p>
    <w:p w14:paraId="615902ED" w14:textId="2DB7079E" w:rsidR="00D4352C" w:rsidRDefault="00430CF1">
      <w:pPr>
        <w:spacing w:line="259" w:lineRule="auto"/>
        <w:ind w:left="60" w:firstLine="566"/>
        <w:jc w:val="center"/>
        <w:rPr>
          <w:rFonts w:ascii="Times New Roman" w:eastAsiaTheme="minorEastAsia" w:hAnsi="Times New Roman" w:cs="Times New Roman" w:hint="eastAsia"/>
          <w:sz w:val="28"/>
          <w:szCs w:val="28"/>
        </w:rPr>
      </w:pPr>
      <w:r>
        <w:rPr>
          <w:rFonts w:ascii="Times New Roman" w:eastAsiaTheme="minorEastAsia" w:hAnsi="Times New Roman" w:cs="Times New Roman" w:hint="eastAsia"/>
          <w:sz w:val="28"/>
          <w:szCs w:val="28"/>
        </w:rPr>
        <w:t>Savannah College of Art and Design</w:t>
      </w:r>
    </w:p>
    <w:p w14:paraId="2ED2177D" w14:textId="77777777" w:rsidR="00D4352C" w:rsidRDefault="00D4352C">
      <w:pPr>
        <w:spacing w:line="259" w:lineRule="auto"/>
        <w:ind w:left="60" w:firstLine="566"/>
        <w:jc w:val="center"/>
        <w:rPr>
          <w:rFonts w:ascii="Times New Roman" w:eastAsiaTheme="minorEastAsia" w:hAnsi="Times New Roman" w:cs="Times New Roman"/>
        </w:rPr>
      </w:pPr>
    </w:p>
    <w:p w14:paraId="4CDBE4A3" w14:textId="77777777" w:rsidR="00D4352C" w:rsidRDefault="00D4352C">
      <w:pPr>
        <w:spacing w:line="259" w:lineRule="auto"/>
        <w:ind w:left="60" w:firstLine="566"/>
        <w:jc w:val="center"/>
        <w:rPr>
          <w:rFonts w:ascii="Times New Roman" w:eastAsiaTheme="minorEastAsia" w:hAnsi="Times New Roman" w:cs="Times New Roman"/>
        </w:rPr>
      </w:pPr>
    </w:p>
    <w:p w14:paraId="2ADF0CF8" w14:textId="77777777" w:rsidR="00D4352C" w:rsidRDefault="00D4352C">
      <w:pPr>
        <w:spacing w:line="259" w:lineRule="auto"/>
        <w:ind w:left="60" w:firstLine="566"/>
        <w:jc w:val="center"/>
        <w:rPr>
          <w:rFonts w:ascii="Times New Roman" w:eastAsiaTheme="minorEastAsia" w:hAnsi="Times New Roman" w:cs="Times New Roman"/>
        </w:rPr>
      </w:pPr>
    </w:p>
    <w:p w14:paraId="4A015212" w14:textId="77777777" w:rsidR="00D4352C" w:rsidRDefault="00D4352C">
      <w:pPr>
        <w:spacing w:line="259" w:lineRule="auto"/>
        <w:ind w:left="60" w:firstLine="566"/>
        <w:jc w:val="center"/>
        <w:rPr>
          <w:rFonts w:ascii="Times New Roman" w:eastAsiaTheme="minorEastAsia" w:hAnsi="Times New Roman" w:cs="Times New Roman"/>
        </w:rPr>
      </w:pPr>
    </w:p>
    <w:p w14:paraId="2FB65D6C" w14:textId="77777777" w:rsidR="00D4352C" w:rsidRDefault="00D4352C">
      <w:pPr>
        <w:spacing w:line="259" w:lineRule="auto"/>
        <w:ind w:left="60" w:firstLine="566"/>
        <w:jc w:val="center"/>
        <w:rPr>
          <w:rFonts w:ascii="Times New Roman" w:eastAsiaTheme="minorEastAsia" w:hAnsi="Times New Roman" w:cs="Times New Roman"/>
        </w:rPr>
      </w:pPr>
    </w:p>
    <w:p w14:paraId="022ACCC2" w14:textId="77777777" w:rsidR="00D4352C" w:rsidRDefault="00D4352C">
      <w:pPr>
        <w:spacing w:line="259" w:lineRule="auto"/>
        <w:ind w:left="60" w:firstLine="566"/>
        <w:jc w:val="center"/>
        <w:rPr>
          <w:rFonts w:ascii="Times New Roman" w:eastAsiaTheme="minorEastAsia" w:hAnsi="Times New Roman" w:cs="Times New Roman"/>
        </w:rPr>
      </w:pPr>
    </w:p>
    <w:p w14:paraId="3EFDDDC2" w14:textId="77777777" w:rsidR="00D4352C" w:rsidRDefault="00D4352C">
      <w:pPr>
        <w:spacing w:line="259" w:lineRule="auto"/>
        <w:ind w:left="60" w:firstLine="566"/>
        <w:jc w:val="center"/>
        <w:rPr>
          <w:rFonts w:ascii="Times New Roman" w:eastAsiaTheme="minorEastAsia" w:hAnsi="Times New Roman" w:cs="Times New Roman"/>
        </w:rPr>
        <w:sectPr w:rsidR="00D4352C">
          <w:footerReference w:type="default" r:id="rId8"/>
          <w:pgSz w:w="12240" w:h="15840"/>
          <w:pgMar w:top="1440" w:right="1440" w:bottom="1440" w:left="1440" w:header="720" w:footer="720" w:gutter="0"/>
          <w:cols w:space="720"/>
        </w:sectPr>
      </w:pPr>
    </w:p>
    <w:p w14:paraId="2C31268F" w14:textId="77777777" w:rsidR="00D4352C" w:rsidRDefault="00000000">
      <w:pPr>
        <w:spacing w:line="259" w:lineRule="auto"/>
        <w:ind w:left="60" w:firstLine="566"/>
        <w:jc w:val="center"/>
        <w:rPr>
          <w:rFonts w:ascii="Times New Roman" w:eastAsiaTheme="minorEastAsia" w:hAnsi="Times New Roman" w:cs="Times New Roman"/>
          <w:sz w:val="32"/>
          <w:szCs w:val="32"/>
        </w:rPr>
      </w:pPr>
      <w:r>
        <w:rPr>
          <w:rFonts w:ascii="Times New Roman" w:eastAsiaTheme="minorEastAsia" w:hAnsi="Times New Roman" w:cs="Times New Roman" w:hint="eastAsia"/>
          <w:sz w:val="32"/>
          <w:szCs w:val="32"/>
        </w:rPr>
        <w:lastRenderedPageBreak/>
        <w:t>Acknowledgments</w:t>
      </w:r>
    </w:p>
    <w:p w14:paraId="74A10693" w14:textId="77777777" w:rsidR="00D4352C" w:rsidRDefault="00D4352C">
      <w:pPr>
        <w:spacing w:line="259" w:lineRule="auto"/>
        <w:ind w:left="60" w:firstLine="566"/>
        <w:rPr>
          <w:rFonts w:ascii="Times New Roman" w:eastAsiaTheme="minorEastAsia" w:hAnsi="Times New Roman" w:cs="Times New Roman"/>
        </w:rPr>
      </w:pPr>
    </w:p>
    <w:p w14:paraId="6086324E" w14:textId="77777777" w:rsidR="00D4352C" w:rsidRDefault="00000000">
      <w:pPr>
        <w:spacing w:line="480" w:lineRule="auto"/>
        <w:ind w:left="60" w:firstLineChars="211" w:firstLine="506"/>
        <w:rPr>
          <w:rFonts w:ascii="Times New Roman" w:eastAsiaTheme="minorEastAsia" w:hAnsi="Times New Roman" w:cs="Times New Roman"/>
        </w:rPr>
      </w:pPr>
      <w:r>
        <w:rPr>
          <w:rFonts w:ascii="Times New Roman" w:eastAsiaTheme="minorEastAsia" w:hAnsi="Times New Roman" w:cs="Times New Roman"/>
        </w:rPr>
        <w:t>This project was developed by Yu Zhiyun. All game logic, UI interactions, and prototype scripts were implemented independently using Unreal Engine 5.5.</w:t>
      </w:r>
    </w:p>
    <w:p w14:paraId="1744D2C0" w14:textId="77777777" w:rsidR="00D4352C" w:rsidRDefault="00D4352C">
      <w:pPr>
        <w:spacing w:line="480" w:lineRule="auto"/>
        <w:ind w:left="60" w:firstLine="566"/>
        <w:rPr>
          <w:rFonts w:ascii="Times New Roman" w:eastAsiaTheme="minorEastAsia" w:hAnsi="Times New Roman" w:cs="Times New Roman"/>
        </w:rPr>
      </w:pPr>
    </w:p>
    <w:p w14:paraId="4655BF41" w14:textId="77777777" w:rsidR="00D4352C" w:rsidRDefault="00000000">
      <w:pPr>
        <w:spacing w:line="480" w:lineRule="auto"/>
        <w:ind w:left="60" w:firstLineChars="211" w:firstLine="506"/>
        <w:rPr>
          <w:rFonts w:ascii="Times New Roman" w:eastAsiaTheme="minorEastAsia" w:hAnsi="Times New Roman" w:cs="Times New Roman"/>
        </w:rPr>
      </w:pPr>
      <w:r>
        <w:rPr>
          <w:rFonts w:ascii="Times New Roman" w:eastAsiaTheme="minorEastAsia" w:hAnsi="Times New Roman" w:cs="Times New Roman"/>
        </w:rPr>
        <w:t>I would like to thank:</w:t>
      </w:r>
    </w:p>
    <w:p w14:paraId="62970098" w14:textId="77777777" w:rsidR="00D4352C" w:rsidRDefault="00000000">
      <w:pPr>
        <w:spacing w:line="480" w:lineRule="auto"/>
        <w:ind w:left="60" w:firstLineChars="211" w:firstLine="506"/>
        <w:rPr>
          <w:rFonts w:ascii="Times New Roman" w:eastAsiaTheme="minorEastAsia" w:hAnsi="Times New Roman" w:cs="Times New Roman"/>
        </w:rPr>
      </w:pPr>
      <w:r>
        <w:rPr>
          <w:rFonts w:ascii="Times New Roman" w:eastAsiaTheme="minorEastAsia" w:hAnsi="Times New Roman" w:cs="Times New Roman"/>
        </w:rPr>
        <w:t>All volunteer testers who provided valuable feedback during the initial prototyping phase.</w:t>
      </w:r>
    </w:p>
    <w:p w14:paraId="55FEBB35" w14:textId="77777777" w:rsidR="00D4352C" w:rsidRDefault="00000000">
      <w:pPr>
        <w:spacing w:line="480" w:lineRule="auto"/>
        <w:ind w:left="60" w:firstLineChars="211" w:firstLine="506"/>
        <w:rPr>
          <w:rFonts w:ascii="Times New Roman" w:eastAsiaTheme="minorEastAsia" w:hAnsi="Times New Roman" w:cs="Times New Roman"/>
        </w:rPr>
      </w:pPr>
      <w:r>
        <w:rPr>
          <w:rFonts w:ascii="Times New Roman" w:eastAsiaTheme="minorEastAsia" w:hAnsi="Times New Roman" w:cs="Times New Roman"/>
        </w:rPr>
        <w:t xml:space="preserve">Mei Wanzhen, who contributed visual assets to the game. </w:t>
      </w:r>
    </w:p>
    <w:p w14:paraId="2860C0FD" w14:textId="77777777" w:rsidR="00D4352C" w:rsidRDefault="00000000">
      <w:pPr>
        <w:spacing w:line="480" w:lineRule="auto"/>
        <w:ind w:left="60" w:firstLineChars="211" w:firstLine="506"/>
        <w:rPr>
          <w:rFonts w:ascii="Times New Roman" w:eastAsiaTheme="minorEastAsia" w:hAnsi="Times New Roman" w:cs="Times New Roman"/>
        </w:rPr>
      </w:pPr>
      <w:r>
        <w:rPr>
          <w:rFonts w:ascii="Times New Roman" w:eastAsiaTheme="minorEastAsia" w:hAnsi="Times New Roman" w:cs="Times New Roman"/>
        </w:rPr>
        <w:t>Figma: Core Loop, Timeline Gantt Chart</w:t>
      </w:r>
    </w:p>
    <w:p w14:paraId="22D8707F" w14:textId="77777777" w:rsidR="00D4352C" w:rsidRDefault="00000000">
      <w:pPr>
        <w:spacing w:line="480" w:lineRule="auto"/>
        <w:ind w:left="60" w:firstLineChars="211" w:firstLine="506"/>
        <w:rPr>
          <w:rFonts w:ascii="Times New Roman" w:eastAsiaTheme="minorEastAsia" w:hAnsi="Times New Roman" w:cs="Times New Roman"/>
        </w:rPr>
      </w:pPr>
      <w:r>
        <w:rPr>
          <w:rFonts w:ascii="Times New Roman" w:eastAsiaTheme="minorEastAsia" w:hAnsi="Times New Roman" w:cs="Times New Roman"/>
        </w:rPr>
        <w:t>ChatGPT: Assist in Translation, Grammar Checking</w:t>
      </w:r>
    </w:p>
    <w:p w14:paraId="64606FA8" w14:textId="77777777" w:rsidR="00D4352C" w:rsidRDefault="00000000">
      <w:pPr>
        <w:spacing w:line="480" w:lineRule="auto"/>
        <w:ind w:left="60" w:firstLineChars="211" w:firstLine="506"/>
        <w:rPr>
          <w:rFonts w:ascii="Times New Roman" w:eastAsiaTheme="minorEastAsia" w:hAnsi="Times New Roman" w:cs="Times New Roman"/>
        </w:rPr>
      </w:pPr>
      <w:r>
        <w:rPr>
          <w:rFonts w:ascii="Times New Roman" w:eastAsiaTheme="minorEastAsia" w:hAnsi="Times New Roman" w:cs="Times New Roman"/>
        </w:rPr>
        <w:t>Google Form: Testing Feedback</w:t>
      </w:r>
    </w:p>
    <w:p w14:paraId="62A870B9" w14:textId="77777777" w:rsidR="00D4352C" w:rsidRDefault="00000000">
      <w:pPr>
        <w:spacing w:line="480" w:lineRule="auto"/>
        <w:ind w:left="60" w:firstLineChars="211" w:firstLine="506"/>
        <w:rPr>
          <w:rFonts w:ascii="Times New Roman" w:eastAsiaTheme="minorEastAsia" w:hAnsi="Times New Roman" w:cs="Times New Roman"/>
        </w:rPr>
      </w:pPr>
      <w:r>
        <w:rPr>
          <w:rFonts w:ascii="Times New Roman" w:eastAsiaTheme="minorEastAsia" w:hAnsi="Times New Roman" w:cs="Times New Roman"/>
        </w:rPr>
        <w:t>Photoshop: Concept Design, Before-Game Comic, Pet and Character</w:t>
      </w:r>
    </w:p>
    <w:p w14:paraId="72F94A3D" w14:textId="77777777" w:rsidR="00D4352C" w:rsidRDefault="00000000">
      <w:pPr>
        <w:spacing w:line="480" w:lineRule="auto"/>
        <w:ind w:left="60" w:firstLineChars="211" w:firstLine="506"/>
        <w:rPr>
          <w:rFonts w:ascii="Times New Roman" w:eastAsiaTheme="minorEastAsia" w:hAnsi="Times New Roman" w:cs="Times New Roman"/>
        </w:rPr>
      </w:pPr>
      <w:r>
        <w:rPr>
          <w:rFonts w:ascii="Times New Roman" w:eastAsiaTheme="minorEastAsia" w:hAnsi="Times New Roman" w:cs="Times New Roman"/>
        </w:rPr>
        <w:t>Adobe Illustrator: UI</w:t>
      </w:r>
    </w:p>
    <w:p w14:paraId="60A1E89D" w14:textId="77777777" w:rsidR="00D4352C" w:rsidRDefault="00000000">
      <w:pPr>
        <w:spacing w:line="480" w:lineRule="auto"/>
        <w:ind w:left="60" w:firstLineChars="211" w:firstLine="506"/>
        <w:rPr>
          <w:rFonts w:ascii="Times New Roman" w:eastAsiaTheme="minorEastAsia" w:hAnsi="Times New Roman" w:cs="Times New Roman"/>
        </w:rPr>
      </w:pPr>
      <w:r>
        <w:rPr>
          <w:rFonts w:ascii="Times New Roman" w:eastAsiaTheme="minorEastAsia" w:hAnsi="Times New Roman" w:cs="Times New Roman"/>
        </w:rPr>
        <w:t>After Effects: Animation</w:t>
      </w:r>
    </w:p>
    <w:p w14:paraId="3E65C2F3" w14:textId="77777777" w:rsidR="00D4352C" w:rsidRDefault="00000000">
      <w:pPr>
        <w:spacing w:line="480" w:lineRule="auto"/>
        <w:ind w:left="60" w:firstLineChars="211" w:firstLine="506"/>
        <w:rPr>
          <w:rFonts w:ascii="Times New Roman" w:eastAsiaTheme="minorEastAsia" w:hAnsi="Times New Roman" w:cs="Times New Roman"/>
        </w:rPr>
      </w:pPr>
      <w:r>
        <w:rPr>
          <w:rFonts w:ascii="Times New Roman" w:eastAsiaTheme="minorEastAsia" w:hAnsi="Times New Roman" w:cs="Times New Roman"/>
        </w:rPr>
        <w:t>Maya, Substance 3D Painter: Environment Model</w:t>
      </w:r>
    </w:p>
    <w:p w14:paraId="60F4BE0A" w14:textId="77777777" w:rsidR="00D4352C" w:rsidRDefault="00D4352C">
      <w:pPr>
        <w:spacing w:line="259" w:lineRule="auto"/>
        <w:ind w:left="60" w:firstLine="566"/>
        <w:rPr>
          <w:rFonts w:ascii="Times New Roman" w:eastAsiaTheme="minorEastAsia" w:hAnsi="Times New Roman" w:cs="Times New Roman"/>
        </w:rPr>
      </w:pPr>
    </w:p>
    <w:p w14:paraId="282B76B4" w14:textId="77777777" w:rsidR="00D4352C" w:rsidRDefault="00D4352C">
      <w:pPr>
        <w:spacing w:line="259" w:lineRule="auto"/>
        <w:ind w:left="60" w:firstLine="566"/>
        <w:rPr>
          <w:rFonts w:ascii="Times New Roman" w:eastAsiaTheme="minorEastAsia" w:hAnsi="Times New Roman" w:cs="Times New Roman"/>
        </w:rPr>
        <w:sectPr w:rsidR="00D4352C">
          <w:footerReference w:type="default" r:id="rId9"/>
          <w:pgSz w:w="12240" w:h="15840"/>
          <w:pgMar w:top="1440" w:right="1440" w:bottom="1440" w:left="1440" w:header="720" w:footer="720" w:gutter="0"/>
          <w:pgNumType w:start="1"/>
          <w:cols w:space="720"/>
        </w:sectPr>
      </w:pPr>
    </w:p>
    <w:p w14:paraId="26758E8A" w14:textId="77777777" w:rsidR="00D4352C" w:rsidRDefault="00000000">
      <w:pPr>
        <w:spacing w:line="259" w:lineRule="auto"/>
        <w:ind w:left="60" w:firstLine="566"/>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rPr>
        <w:lastRenderedPageBreak/>
        <w:t>TABLE OF CONTNETS</w:t>
      </w:r>
    </w:p>
    <w:sdt>
      <w:sdtPr>
        <w:rPr>
          <w:rFonts w:ascii="Calibri" w:eastAsia="Calibri" w:hAnsi="Calibri" w:cs="Calibri"/>
          <w:color w:val="000000"/>
          <w:kern w:val="2"/>
          <w:sz w:val="24"/>
          <w:szCs w:val="24"/>
          <w:lang w:val="zh-CN"/>
          <w14:ligatures w14:val="standardContextual"/>
        </w:rPr>
        <w:id w:val="827797444"/>
        <w:docPartObj>
          <w:docPartGallery w:val="Table of Contents"/>
          <w:docPartUnique/>
        </w:docPartObj>
      </w:sdtPr>
      <w:sdtEndPr>
        <w:rPr>
          <w:b/>
          <w:bCs/>
        </w:rPr>
      </w:sdtEndPr>
      <w:sdtContent>
        <w:p w14:paraId="06EA11FD" w14:textId="77777777" w:rsidR="00D4352C" w:rsidRDefault="00D4352C">
          <w:pPr>
            <w:pStyle w:val="TOCHeading1"/>
          </w:pPr>
        </w:p>
        <w:p w14:paraId="5CC0BFD2" w14:textId="77777777" w:rsidR="00D4352C" w:rsidRDefault="00000000">
          <w:pPr>
            <w:pStyle w:val="TOC1"/>
            <w:tabs>
              <w:tab w:val="right" w:leader="dot" w:pos="9350"/>
            </w:tabs>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hyperlink w:anchor="_Toc230351188" w:history="1">
            <w:r>
              <w:rPr>
                <w:rStyle w:val="Hyperlink"/>
                <w:rFonts w:ascii="Times New Roman" w:hAnsi="Times New Roman" w:cs="Times New Roman"/>
              </w:rPr>
              <w:t>LIST OF FIGURES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_Toc230351188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hyperlink>
        </w:p>
        <w:p w14:paraId="698BBBDF" w14:textId="77777777" w:rsidR="00D4352C" w:rsidRDefault="00000000">
          <w:pPr>
            <w:pStyle w:val="TOC1"/>
            <w:tabs>
              <w:tab w:val="right" w:leader="dot" w:pos="9350"/>
            </w:tabs>
            <w:rPr>
              <w:rFonts w:ascii="Times New Roman" w:hAnsi="Times New Roman" w:cs="Times New Roman"/>
            </w:rPr>
          </w:pPr>
          <w:hyperlink w:anchor="_Toc230351189" w:history="1">
            <w:r>
              <w:rPr>
                <w:rStyle w:val="Hyperlink"/>
                <w:rFonts w:ascii="Times New Roman" w:hAnsi="Times New Roman" w:cs="Times New Roman"/>
              </w:rPr>
              <w:t>LIST OF TABLES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_Toc230351189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hyperlink>
        </w:p>
        <w:p w14:paraId="30B33906" w14:textId="77777777" w:rsidR="00D4352C" w:rsidRDefault="00000000">
          <w:pPr>
            <w:pStyle w:val="TOC1"/>
            <w:tabs>
              <w:tab w:val="right" w:leader="dot" w:pos="9350"/>
            </w:tabs>
            <w:rPr>
              <w:rFonts w:ascii="Times New Roman" w:hAnsi="Times New Roman" w:cs="Times New Roman"/>
            </w:rPr>
          </w:pPr>
          <w:hyperlink w:anchor="_Toc230351190" w:history="1">
            <w:r>
              <w:rPr>
                <w:rStyle w:val="Hyperlink"/>
                <w:rFonts w:ascii="Times New Roman" w:hAnsi="Times New Roman" w:cs="Times New Roman"/>
              </w:rPr>
              <w:t>ABSTRACT</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_Toc230351190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hyperlink>
        </w:p>
        <w:p w14:paraId="669F5AF1" w14:textId="77777777" w:rsidR="00D4352C" w:rsidRDefault="00000000">
          <w:pPr>
            <w:pStyle w:val="TOC1"/>
            <w:tabs>
              <w:tab w:val="right" w:leader="dot" w:pos="9350"/>
            </w:tabs>
            <w:rPr>
              <w:rFonts w:ascii="Times New Roman" w:hAnsi="Times New Roman" w:cs="Times New Roman"/>
            </w:rPr>
          </w:pPr>
          <w:hyperlink w:anchor="_Toc230351191" w:history="1">
            <w:r>
              <w:rPr>
                <w:rStyle w:val="Hyperlink"/>
                <w:rFonts w:ascii="Times New Roman" w:hAnsi="Times New Roman" w:cs="Times New Roman"/>
              </w:rPr>
              <w:t>INTRODUCTION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_Toc230351191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5</w:t>
            </w:r>
            <w:r>
              <w:rPr>
                <w:rFonts w:ascii="Times New Roman" w:hAnsi="Times New Roman" w:cs="Times New Roman"/>
              </w:rPr>
              <w:fldChar w:fldCharType="end"/>
            </w:r>
          </w:hyperlink>
        </w:p>
        <w:p w14:paraId="0A70BF7F" w14:textId="77777777" w:rsidR="00D4352C" w:rsidRDefault="00000000">
          <w:pPr>
            <w:pStyle w:val="TOC1"/>
            <w:tabs>
              <w:tab w:val="right" w:leader="dot" w:pos="9350"/>
            </w:tabs>
            <w:rPr>
              <w:rFonts w:ascii="Times New Roman" w:hAnsi="Times New Roman" w:cs="Times New Roman"/>
            </w:rPr>
          </w:pPr>
          <w:hyperlink w:anchor="_Toc230351192" w:history="1">
            <w:r>
              <w:rPr>
                <w:rStyle w:val="Hyperlink"/>
                <w:rFonts w:ascii="Times New Roman" w:hAnsi="Times New Roman" w:cs="Times New Roman"/>
              </w:rPr>
              <w:t>Research Focus Statement</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_Toc230351192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5</w:t>
            </w:r>
            <w:r>
              <w:rPr>
                <w:rFonts w:ascii="Times New Roman" w:hAnsi="Times New Roman" w:cs="Times New Roman"/>
              </w:rPr>
              <w:fldChar w:fldCharType="end"/>
            </w:r>
          </w:hyperlink>
        </w:p>
        <w:p w14:paraId="226F2CDA" w14:textId="77777777" w:rsidR="00D4352C" w:rsidRDefault="00000000">
          <w:pPr>
            <w:pStyle w:val="TOC1"/>
            <w:tabs>
              <w:tab w:val="right" w:leader="dot" w:pos="9350"/>
            </w:tabs>
            <w:rPr>
              <w:rFonts w:ascii="Times New Roman" w:hAnsi="Times New Roman" w:cs="Times New Roman"/>
            </w:rPr>
          </w:pPr>
          <w:hyperlink w:anchor="_Toc230351193" w:history="1">
            <w:r>
              <w:rPr>
                <w:rStyle w:val="Hyperlink"/>
                <w:rFonts w:ascii="Times New Roman" w:hAnsi="Times New Roman" w:cs="Times New Roman"/>
              </w:rPr>
              <w:t>Research Gap and Evidence</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_Toc230351193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6</w:t>
            </w:r>
            <w:r>
              <w:rPr>
                <w:rFonts w:ascii="Times New Roman" w:hAnsi="Times New Roman" w:cs="Times New Roman"/>
              </w:rPr>
              <w:fldChar w:fldCharType="end"/>
            </w:r>
          </w:hyperlink>
        </w:p>
        <w:p w14:paraId="1E186623" w14:textId="77777777" w:rsidR="00D4352C" w:rsidRDefault="00000000">
          <w:pPr>
            <w:pStyle w:val="TOC1"/>
            <w:tabs>
              <w:tab w:val="right" w:leader="dot" w:pos="9350"/>
            </w:tabs>
            <w:rPr>
              <w:rFonts w:ascii="Times New Roman" w:hAnsi="Times New Roman" w:cs="Times New Roman"/>
            </w:rPr>
          </w:pPr>
          <w:hyperlink w:anchor="_Toc230351194" w:history="1">
            <w:r>
              <w:rPr>
                <w:rStyle w:val="Hyperlink"/>
                <w:rFonts w:ascii="Times New Roman" w:hAnsi="Times New Roman" w:cs="Times New Roman"/>
              </w:rPr>
              <w:t>Theoretical Framework: Theory of Constraints (TOC)</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_Toc230351194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7</w:t>
            </w:r>
            <w:r>
              <w:rPr>
                <w:rFonts w:ascii="Times New Roman" w:hAnsi="Times New Roman" w:cs="Times New Roman"/>
              </w:rPr>
              <w:fldChar w:fldCharType="end"/>
            </w:r>
          </w:hyperlink>
        </w:p>
        <w:p w14:paraId="2913165F" w14:textId="77777777" w:rsidR="00D4352C" w:rsidRDefault="00000000">
          <w:pPr>
            <w:pStyle w:val="TOC1"/>
            <w:tabs>
              <w:tab w:val="right" w:leader="dot" w:pos="9350"/>
            </w:tabs>
            <w:rPr>
              <w:rFonts w:ascii="Times New Roman" w:hAnsi="Times New Roman" w:cs="Times New Roman"/>
            </w:rPr>
          </w:pPr>
          <w:hyperlink w:anchor="_Toc230351195" w:history="1">
            <w:r>
              <w:rPr>
                <w:rStyle w:val="Hyperlink"/>
                <w:rFonts w:ascii="Times New Roman" w:hAnsi="Times New Roman" w:cs="Times New Roman"/>
              </w:rPr>
              <w:t>Literature Review</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_Toc230351195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8</w:t>
            </w:r>
            <w:r>
              <w:rPr>
                <w:rFonts w:ascii="Times New Roman" w:hAnsi="Times New Roman" w:cs="Times New Roman"/>
              </w:rPr>
              <w:fldChar w:fldCharType="end"/>
            </w:r>
          </w:hyperlink>
        </w:p>
        <w:p w14:paraId="5C4E0331" w14:textId="77777777" w:rsidR="00D4352C" w:rsidRDefault="00000000">
          <w:pPr>
            <w:pStyle w:val="TOC1"/>
            <w:tabs>
              <w:tab w:val="right" w:leader="dot" w:pos="9350"/>
            </w:tabs>
            <w:rPr>
              <w:rFonts w:ascii="Times New Roman" w:hAnsi="Times New Roman" w:cs="Times New Roman"/>
            </w:rPr>
          </w:pPr>
          <w:hyperlink w:anchor="_Toc230351196" w:history="1">
            <w:r>
              <w:rPr>
                <w:rStyle w:val="Hyperlink"/>
                <w:rFonts w:ascii="Times New Roman" w:hAnsi="Times New Roman" w:cs="Times New Roman"/>
              </w:rPr>
              <w:t>Historical-Technical Survey</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_Toc230351196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10</w:t>
            </w:r>
            <w:r>
              <w:rPr>
                <w:rFonts w:ascii="Times New Roman" w:hAnsi="Times New Roman" w:cs="Times New Roman"/>
              </w:rPr>
              <w:fldChar w:fldCharType="end"/>
            </w:r>
          </w:hyperlink>
        </w:p>
        <w:p w14:paraId="37DD4FFC" w14:textId="77777777" w:rsidR="00D4352C" w:rsidRDefault="00000000">
          <w:pPr>
            <w:pStyle w:val="TOC2"/>
            <w:tabs>
              <w:tab w:val="right" w:leader="dot" w:pos="9350"/>
            </w:tabs>
            <w:ind w:left="490"/>
            <w:rPr>
              <w:rFonts w:ascii="Times New Roman" w:hAnsi="Times New Roman" w:cs="Times New Roman"/>
            </w:rPr>
          </w:pPr>
          <w:hyperlink w:anchor="_Toc230351197" w:history="1">
            <w:r>
              <w:rPr>
                <w:rStyle w:val="Hyperlink"/>
                <w:rFonts w:ascii="Times New Roman" w:hAnsi="Times New Roman" w:cs="Times New Roman"/>
              </w:rPr>
              <w:t>1. Five Nights at Freddy’s (Scott Cawthon, 2014)</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_Toc230351197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10</w:t>
            </w:r>
            <w:r>
              <w:rPr>
                <w:rFonts w:ascii="Times New Roman" w:hAnsi="Times New Roman" w:cs="Times New Roman"/>
              </w:rPr>
              <w:fldChar w:fldCharType="end"/>
            </w:r>
          </w:hyperlink>
        </w:p>
        <w:p w14:paraId="40524094" w14:textId="77777777" w:rsidR="00D4352C" w:rsidRDefault="00000000">
          <w:pPr>
            <w:pStyle w:val="TOC2"/>
            <w:tabs>
              <w:tab w:val="right" w:leader="dot" w:pos="9350"/>
            </w:tabs>
            <w:ind w:left="490"/>
            <w:rPr>
              <w:rFonts w:ascii="Times New Roman" w:hAnsi="Times New Roman" w:cs="Times New Roman"/>
            </w:rPr>
          </w:pPr>
          <w:hyperlink w:anchor="_Toc230351198" w:history="1">
            <w:r>
              <w:rPr>
                <w:rStyle w:val="Hyperlink"/>
                <w:rFonts w:ascii="Times New Roman" w:hAnsi="Times New Roman" w:cs="Times New Roman"/>
              </w:rPr>
              <w:t>2. Talking Ben (Outfit7, 2011)</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_Toc230351198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10</w:t>
            </w:r>
            <w:r>
              <w:rPr>
                <w:rFonts w:ascii="Times New Roman" w:hAnsi="Times New Roman" w:cs="Times New Roman"/>
              </w:rPr>
              <w:fldChar w:fldCharType="end"/>
            </w:r>
          </w:hyperlink>
        </w:p>
        <w:p w14:paraId="2E8432ED" w14:textId="77777777" w:rsidR="00D4352C" w:rsidRDefault="00000000">
          <w:pPr>
            <w:pStyle w:val="TOC2"/>
            <w:tabs>
              <w:tab w:val="right" w:leader="dot" w:pos="9350"/>
            </w:tabs>
            <w:ind w:left="490"/>
            <w:rPr>
              <w:rFonts w:ascii="Times New Roman" w:hAnsi="Times New Roman" w:cs="Times New Roman"/>
            </w:rPr>
          </w:pPr>
          <w:hyperlink w:anchor="_Toc230351199" w:history="1">
            <w:r>
              <w:rPr>
                <w:rStyle w:val="Hyperlink"/>
                <w:rFonts w:ascii="Times New Roman" w:hAnsi="Times New Roman" w:cs="Times New Roman"/>
              </w:rPr>
              <w:t>3. Tamagotchi (Bandai, 1996)</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_Toc230351199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11</w:t>
            </w:r>
            <w:r>
              <w:rPr>
                <w:rFonts w:ascii="Times New Roman" w:hAnsi="Times New Roman" w:cs="Times New Roman"/>
              </w:rPr>
              <w:fldChar w:fldCharType="end"/>
            </w:r>
          </w:hyperlink>
        </w:p>
        <w:p w14:paraId="20A27AAD" w14:textId="77777777" w:rsidR="00D4352C" w:rsidRDefault="00000000">
          <w:pPr>
            <w:pStyle w:val="TOC1"/>
            <w:tabs>
              <w:tab w:val="right" w:leader="dot" w:pos="9350"/>
            </w:tabs>
            <w:rPr>
              <w:rFonts w:ascii="Times New Roman" w:hAnsi="Times New Roman" w:cs="Times New Roman"/>
            </w:rPr>
          </w:pPr>
          <w:hyperlink w:anchor="_Toc230351200" w:history="1">
            <w:r>
              <w:rPr>
                <w:rStyle w:val="Hyperlink"/>
                <w:rFonts w:ascii="Times New Roman" w:hAnsi="Times New Roman" w:cs="Times New Roman"/>
              </w:rPr>
              <w:t>Artifact Overview</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_Toc230351200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11</w:t>
            </w:r>
            <w:r>
              <w:rPr>
                <w:rFonts w:ascii="Times New Roman" w:hAnsi="Times New Roman" w:cs="Times New Roman"/>
              </w:rPr>
              <w:fldChar w:fldCharType="end"/>
            </w:r>
          </w:hyperlink>
        </w:p>
        <w:p w14:paraId="14490AC1" w14:textId="77777777" w:rsidR="00D4352C" w:rsidRDefault="00000000">
          <w:pPr>
            <w:pStyle w:val="TOC1"/>
            <w:tabs>
              <w:tab w:val="right" w:leader="dot" w:pos="9350"/>
            </w:tabs>
            <w:rPr>
              <w:rFonts w:ascii="Times New Roman" w:hAnsi="Times New Roman" w:cs="Times New Roman"/>
            </w:rPr>
          </w:pPr>
          <w:hyperlink w:anchor="_Toc230351201" w:history="1">
            <w:r>
              <w:rPr>
                <w:rStyle w:val="Hyperlink"/>
                <w:rFonts w:ascii="Times New Roman" w:hAnsi="Times New Roman" w:cs="Times New Roman"/>
              </w:rPr>
              <w:t>Design Methods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_Toc230351201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12</w:t>
            </w:r>
            <w:r>
              <w:rPr>
                <w:rFonts w:ascii="Times New Roman" w:hAnsi="Times New Roman" w:cs="Times New Roman"/>
              </w:rPr>
              <w:fldChar w:fldCharType="end"/>
            </w:r>
          </w:hyperlink>
        </w:p>
        <w:p w14:paraId="512E41AA" w14:textId="77777777" w:rsidR="00D4352C" w:rsidRDefault="00000000">
          <w:pPr>
            <w:pStyle w:val="TOC1"/>
            <w:tabs>
              <w:tab w:val="right" w:leader="dot" w:pos="9350"/>
            </w:tabs>
            <w:rPr>
              <w:rFonts w:ascii="Times New Roman" w:hAnsi="Times New Roman" w:cs="Times New Roman"/>
            </w:rPr>
          </w:pPr>
          <w:hyperlink w:anchor="_Toc230351202" w:history="1">
            <w:r>
              <w:rPr>
                <w:rStyle w:val="Hyperlink"/>
                <w:rFonts w:ascii="Times New Roman" w:hAnsi="Times New Roman" w:cs="Times New Roman"/>
              </w:rPr>
              <w:t>Design Artifact</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_Toc230351202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13</w:t>
            </w:r>
            <w:r>
              <w:rPr>
                <w:rFonts w:ascii="Times New Roman" w:hAnsi="Times New Roman" w:cs="Times New Roman"/>
              </w:rPr>
              <w:fldChar w:fldCharType="end"/>
            </w:r>
          </w:hyperlink>
        </w:p>
        <w:p w14:paraId="7699EF65" w14:textId="77777777" w:rsidR="00D4352C" w:rsidRDefault="00000000">
          <w:pPr>
            <w:pStyle w:val="TOC2"/>
            <w:tabs>
              <w:tab w:val="right" w:leader="dot" w:pos="9350"/>
            </w:tabs>
            <w:ind w:left="490"/>
            <w:rPr>
              <w:rFonts w:ascii="Times New Roman" w:hAnsi="Times New Roman" w:cs="Times New Roman"/>
            </w:rPr>
          </w:pPr>
          <w:hyperlink w:anchor="_Toc230351203" w:history="1">
            <w:r>
              <w:rPr>
                <w:rStyle w:val="Hyperlink"/>
                <w:rFonts w:ascii="Times New Roman" w:hAnsi="Times New Roman" w:cs="Times New Roman"/>
              </w:rPr>
              <w:t>Pre-Production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_Toc230351203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14</w:t>
            </w:r>
            <w:r>
              <w:rPr>
                <w:rFonts w:ascii="Times New Roman" w:hAnsi="Times New Roman" w:cs="Times New Roman"/>
              </w:rPr>
              <w:fldChar w:fldCharType="end"/>
            </w:r>
          </w:hyperlink>
        </w:p>
        <w:p w14:paraId="0A81F154" w14:textId="77777777" w:rsidR="00D4352C" w:rsidRDefault="00000000">
          <w:pPr>
            <w:pStyle w:val="TOC1"/>
            <w:tabs>
              <w:tab w:val="right" w:leader="dot" w:pos="9350"/>
            </w:tabs>
            <w:rPr>
              <w:rFonts w:ascii="Times New Roman" w:hAnsi="Times New Roman" w:cs="Times New Roman"/>
            </w:rPr>
          </w:pPr>
          <w:hyperlink w:anchor="_Toc230351204" w:history="1">
            <w:r>
              <w:rPr>
                <w:rStyle w:val="Hyperlink"/>
                <w:rFonts w:ascii="Times New Roman" w:hAnsi="Times New Roman" w:cs="Times New Roman"/>
              </w:rPr>
              <w:t>Development</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_Toc230351204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17</w:t>
            </w:r>
            <w:r>
              <w:rPr>
                <w:rFonts w:ascii="Times New Roman" w:hAnsi="Times New Roman" w:cs="Times New Roman"/>
              </w:rPr>
              <w:fldChar w:fldCharType="end"/>
            </w:r>
          </w:hyperlink>
        </w:p>
        <w:p w14:paraId="3613CBE7" w14:textId="77777777" w:rsidR="00D4352C" w:rsidRDefault="00000000">
          <w:pPr>
            <w:pStyle w:val="TOC2"/>
            <w:tabs>
              <w:tab w:val="right" w:leader="dot" w:pos="9350"/>
            </w:tabs>
            <w:ind w:left="490"/>
            <w:rPr>
              <w:rFonts w:ascii="Times New Roman" w:hAnsi="Times New Roman" w:cs="Times New Roman"/>
            </w:rPr>
          </w:pPr>
          <w:hyperlink w:anchor="_Toc230351205" w:history="1">
            <w:r>
              <w:rPr>
                <w:rStyle w:val="Hyperlink"/>
                <w:rFonts w:ascii="Times New Roman" w:hAnsi="Times New Roman" w:cs="Times New Roman"/>
              </w:rPr>
              <w:t>Prototype Overview</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_Toc230351205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17</w:t>
            </w:r>
            <w:r>
              <w:rPr>
                <w:rFonts w:ascii="Times New Roman" w:hAnsi="Times New Roman" w:cs="Times New Roman"/>
              </w:rPr>
              <w:fldChar w:fldCharType="end"/>
            </w:r>
          </w:hyperlink>
        </w:p>
        <w:p w14:paraId="30823316" w14:textId="77777777" w:rsidR="00D4352C" w:rsidRDefault="00000000">
          <w:pPr>
            <w:pStyle w:val="TOC2"/>
            <w:tabs>
              <w:tab w:val="right" w:leader="dot" w:pos="9350"/>
            </w:tabs>
            <w:ind w:left="490"/>
            <w:rPr>
              <w:rFonts w:ascii="Times New Roman" w:hAnsi="Times New Roman" w:cs="Times New Roman"/>
            </w:rPr>
          </w:pPr>
          <w:hyperlink w:anchor="_Toc230351206" w:history="1">
            <w:r>
              <w:rPr>
                <w:rStyle w:val="Hyperlink"/>
                <w:rFonts w:ascii="Times New Roman" w:hAnsi="Times New Roman" w:cs="Times New Roman"/>
              </w:rPr>
              <w:t>Second Prototype: Spatial Surveillance Restriction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_Toc230351206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24</w:t>
            </w:r>
            <w:r>
              <w:rPr>
                <w:rFonts w:ascii="Times New Roman" w:hAnsi="Times New Roman" w:cs="Times New Roman"/>
              </w:rPr>
              <w:fldChar w:fldCharType="end"/>
            </w:r>
          </w:hyperlink>
        </w:p>
        <w:p w14:paraId="0DEEA87D" w14:textId="77777777" w:rsidR="00D4352C" w:rsidRDefault="00000000">
          <w:pPr>
            <w:pStyle w:val="TOC1"/>
            <w:tabs>
              <w:tab w:val="right" w:leader="dot" w:pos="9350"/>
            </w:tabs>
            <w:rPr>
              <w:rFonts w:ascii="Times New Roman" w:hAnsi="Times New Roman" w:cs="Times New Roman"/>
            </w:rPr>
          </w:pPr>
          <w:hyperlink w:anchor="_Toc230351207" w:history="1">
            <w:r>
              <w:rPr>
                <w:rStyle w:val="Hyperlink"/>
                <w:rFonts w:ascii="Times New Roman" w:hAnsi="Times New Roman" w:cs="Times New Roman"/>
              </w:rPr>
              <w:t>Validation Methodology</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_Toc230351207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26</w:t>
            </w:r>
            <w:r>
              <w:rPr>
                <w:rFonts w:ascii="Times New Roman" w:hAnsi="Times New Roman" w:cs="Times New Roman"/>
              </w:rPr>
              <w:fldChar w:fldCharType="end"/>
            </w:r>
          </w:hyperlink>
        </w:p>
        <w:p w14:paraId="17C2808E" w14:textId="77777777" w:rsidR="00D4352C" w:rsidRDefault="00000000">
          <w:pPr>
            <w:pStyle w:val="TOC2"/>
            <w:tabs>
              <w:tab w:val="right" w:leader="dot" w:pos="9350"/>
            </w:tabs>
            <w:ind w:left="490"/>
            <w:rPr>
              <w:rFonts w:ascii="Times New Roman" w:hAnsi="Times New Roman" w:cs="Times New Roman"/>
            </w:rPr>
          </w:pPr>
          <w:hyperlink w:anchor="_Toc230351208" w:history="1">
            <w:r>
              <w:rPr>
                <w:rStyle w:val="Hyperlink"/>
                <w:rFonts w:ascii="Times New Roman" w:hAnsi="Times New Roman" w:cs="Times New Roman"/>
              </w:rPr>
              <w:t>Research Design Overview</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_Toc230351208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26</w:t>
            </w:r>
            <w:r>
              <w:rPr>
                <w:rFonts w:ascii="Times New Roman" w:hAnsi="Times New Roman" w:cs="Times New Roman"/>
              </w:rPr>
              <w:fldChar w:fldCharType="end"/>
            </w:r>
          </w:hyperlink>
        </w:p>
        <w:p w14:paraId="1BCA8375" w14:textId="77777777" w:rsidR="00D4352C" w:rsidRDefault="00000000">
          <w:pPr>
            <w:pStyle w:val="TOC2"/>
            <w:tabs>
              <w:tab w:val="right" w:leader="dot" w:pos="9350"/>
            </w:tabs>
            <w:ind w:left="490"/>
            <w:rPr>
              <w:rFonts w:ascii="Times New Roman" w:hAnsi="Times New Roman" w:cs="Times New Roman"/>
            </w:rPr>
          </w:pPr>
          <w:hyperlink w:anchor="_Toc230351209" w:history="1">
            <w:r>
              <w:rPr>
                <w:rStyle w:val="Hyperlink"/>
                <w:rFonts w:ascii="Times New Roman" w:hAnsi="Times New Roman" w:cs="Times New Roman"/>
              </w:rPr>
              <w:t>Phase 1: Temporal Surveillance Restriction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_Toc230351209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27</w:t>
            </w:r>
            <w:r>
              <w:rPr>
                <w:rFonts w:ascii="Times New Roman" w:hAnsi="Times New Roman" w:cs="Times New Roman"/>
              </w:rPr>
              <w:fldChar w:fldCharType="end"/>
            </w:r>
          </w:hyperlink>
        </w:p>
        <w:p w14:paraId="4321D800" w14:textId="77777777" w:rsidR="00D4352C" w:rsidRDefault="00000000">
          <w:pPr>
            <w:pStyle w:val="TOC2"/>
            <w:tabs>
              <w:tab w:val="right" w:leader="dot" w:pos="9350"/>
            </w:tabs>
            <w:ind w:left="490"/>
            <w:rPr>
              <w:rFonts w:ascii="Times New Roman" w:hAnsi="Times New Roman" w:cs="Times New Roman"/>
            </w:rPr>
          </w:pPr>
          <w:hyperlink w:anchor="_Toc230351210" w:history="1">
            <w:r>
              <w:rPr>
                <w:rStyle w:val="Hyperlink"/>
                <w:rFonts w:ascii="Times New Roman" w:hAnsi="Times New Roman" w:cs="Times New Roman"/>
              </w:rPr>
              <w:t>Phase 2: Spatial Surveillance Restriction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_Toc230351210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28</w:t>
            </w:r>
            <w:r>
              <w:rPr>
                <w:rFonts w:ascii="Times New Roman" w:hAnsi="Times New Roman" w:cs="Times New Roman"/>
              </w:rPr>
              <w:fldChar w:fldCharType="end"/>
            </w:r>
          </w:hyperlink>
        </w:p>
        <w:p w14:paraId="04685032" w14:textId="77777777" w:rsidR="00D4352C" w:rsidRDefault="00000000">
          <w:pPr>
            <w:pStyle w:val="TOC2"/>
            <w:tabs>
              <w:tab w:val="right" w:leader="dot" w:pos="9350"/>
            </w:tabs>
            <w:ind w:left="490"/>
            <w:rPr>
              <w:rFonts w:ascii="Times New Roman" w:hAnsi="Times New Roman" w:cs="Times New Roman"/>
            </w:rPr>
          </w:pPr>
          <w:hyperlink w:anchor="_Toc230351211" w:history="1">
            <w:r>
              <w:rPr>
                <w:rStyle w:val="Hyperlink"/>
                <w:rFonts w:ascii="Times New Roman" w:hAnsi="Times New Roman" w:cs="Times New Roman"/>
              </w:rPr>
              <w:t>Phase 3: Integrated Constraint Validation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_Toc230351211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29</w:t>
            </w:r>
            <w:r>
              <w:rPr>
                <w:rFonts w:ascii="Times New Roman" w:hAnsi="Times New Roman" w:cs="Times New Roman"/>
              </w:rPr>
              <w:fldChar w:fldCharType="end"/>
            </w:r>
          </w:hyperlink>
        </w:p>
        <w:p w14:paraId="30D939A0" w14:textId="77777777" w:rsidR="00D4352C" w:rsidRDefault="00000000">
          <w:pPr>
            <w:pStyle w:val="TOC2"/>
            <w:tabs>
              <w:tab w:val="right" w:leader="dot" w:pos="9350"/>
            </w:tabs>
            <w:ind w:left="490"/>
            <w:rPr>
              <w:rFonts w:ascii="Times New Roman" w:hAnsi="Times New Roman" w:cs="Times New Roman"/>
            </w:rPr>
          </w:pPr>
          <w:hyperlink w:anchor="_Toc230351212" w:history="1">
            <w:r>
              <w:rPr>
                <w:rStyle w:val="Hyperlink"/>
                <w:rFonts w:ascii="Times New Roman" w:hAnsi="Times New Roman" w:cs="Times New Roman"/>
              </w:rPr>
              <w:t>Survey Results and Analysis: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_Toc230351212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30</w:t>
            </w:r>
            <w:r>
              <w:rPr>
                <w:rFonts w:ascii="Times New Roman" w:hAnsi="Times New Roman" w:cs="Times New Roman"/>
              </w:rPr>
              <w:fldChar w:fldCharType="end"/>
            </w:r>
          </w:hyperlink>
        </w:p>
        <w:p w14:paraId="18847017" w14:textId="77777777" w:rsidR="00D4352C" w:rsidRDefault="00000000">
          <w:pPr>
            <w:pStyle w:val="TOC1"/>
            <w:tabs>
              <w:tab w:val="right" w:leader="dot" w:pos="9350"/>
            </w:tabs>
            <w:rPr>
              <w:rFonts w:ascii="Times New Roman" w:hAnsi="Times New Roman" w:cs="Times New Roman"/>
            </w:rPr>
          </w:pPr>
          <w:hyperlink w:anchor="_Toc230351213" w:history="1">
            <w:r>
              <w:rPr>
                <w:rStyle w:val="Hyperlink"/>
                <w:rFonts w:ascii="Times New Roman" w:hAnsi="Times New Roman" w:cs="Times New Roman"/>
              </w:rPr>
              <w:t>Results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_Toc230351213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39</w:t>
            </w:r>
            <w:r>
              <w:rPr>
                <w:rFonts w:ascii="Times New Roman" w:hAnsi="Times New Roman" w:cs="Times New Roman"/>
              </w:rPr>
              <w:fldChar w:fldCharType="end"/>
            </w:r>
          </w:hyperlink>
        </w:p>
        <w:p w14:paraId="2BCCE857" w14:textId="77777777" w:rsidR="00D4352C" w:rsidRDefault="00000000">
          <w:pPr>
            <w:pStyle w:val="TOC2"/>
            <w:tabs>
              <w:tab w:val="right" w:leader="dot" w:pos="9350"/>
            </w:tabs>
            <w:ind w:left="490"/>
            <w:rPr>
              <w:rFonts w:ascii="Times New Roman" w:hAnsi="Times New Roman" w:cs="Times New Roman"/>
            </w:rPr>
          </w:pPr>
          <w:hyperlink w:anchor="_Toc230351214" w:history="1">
            <w:r>
              <w:rPr>
                <w:rStyle w:val="Hyperlink"/>
                <w:rFonts w:ascii="Times New Roman" w:hAnsi="Times New Roman" w:cs="Times New Roman"/>
              </w:rPr>
              <w:t>Phase 1: Results of the Self-Selected Temporal Constraint Test</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_Toc230351214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39</w:t>
            </w:r>
            <w:r>
              <w:rPr>
                <w:rFonts w:ascii="Times New Roman" w:hAnsi="Times New Roman" w:cs="Times New Roman"/>
              </w:rPr>
              <w:fldChar w:fldCharType="end"/>
            </w:r>
          </w:hyperlink>
        </w:p>
        <w:p w14:paraId="6EFA1E1B" w14:textId="77777777" w:rsidR="00D4352C" w:rsidRDefault="00000000">
          <w:pPr>
            <w:pStyle w:val="TOC2"/>
            <w:tabs>
              <w:tab w:val="right" w:leader="dot" w:pos="9350"/>
            </w:tabs>
            <w:ind w:left="490"/>
            <w:rPr>
              <w:rFonts w:ascii="Times New Roman" w:hAnsi="Times New Roman" w:cs="Times New Roman"/>
            </w:rPr>
          </w:pPr>
          <w:hyperlink w:anchor="_Toc230351215" w:history="1">
            <w:r>
              <w:rPr>
                <w:rStyle w:val="Hyperlink"/>
                <w:rFonts w:ascii="Times New Roman" w:hAnsi="Times New Roman" w:cs="Times New Roman"/>
              </w:rPr>
              <w:t>Phase 2: Results of the Spatial Surveillance Restriction Test</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_Toc230351215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41</w:t>
            </w:r>
            <w:r>
              <w:rPr>
                <w:rFonts w:ascii="Times New Roman" w:hAnsi="Times New Roman" w:cs="Times New Roman"/>
              </w:rPr>
              <w:fldChar w:fldCharType="end"/>
            </w:r>
          </w:hyperlink>
        </w:p>
        <w:p w14:paraId="0C61DD1C" w14:textId="77777777" w:rsidR="00D4352C" w:rsidRDefault="00000000">
          <w:pPr>
            <w:pStyle w:val="TOC2"/>
            <w:tabs>
              <w:tab w:val="right" w:leader="dot" w:pos="9350"/>
            </w:tabs>
            <w:ind w:left="490"/>
            <w:rPr>
              <w:rFonts w:ascii="Times New Roman" w:hAnsi="Times New Roman" w:cs="Times New Roman"/>
            </w:rPr>
          </w:pPr>
          <w:hyperlink w:anchor="_Toc230351216" w:history="1">
            <w:r>
              <w:rPr>
                <w:rStyle w:val="Hyperlink"/>
                <w:rFonts w:ascii="Times New Roman" w:hAnsi="Times New Roman" w:cs="Times New Roman"/>
              </w:rPr>
              <w:t>Phase 3: Results of the Final Integrated Constraint Test</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_Toc230351216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42</w:t>
            </w:r>
            <w:r>
              <w:rPr>
                <w:rFonts w:ascii="Times New Roman" w:hAnsi="Times New Roman" w:cs="Times New Roman"/>
              </w:rPr>
              <w:fldChar w:fldCharType="end"/>
            </w:r>
          </w:hyperlink>
        </w:p>
        <w:p w14:paraId="216C32D9" w14:textId="77777777" w:rsidR="00D4352C" w:rsidRDefault="00000000">
          <w:pPr>
            <w:pStyle w:val="TOC1"/>
            <w:tabs>
              <w:tab w:val="right" w:leader="dot" w:pos="9350"/>
            </w:tabs>
            <w:rPr>
              <w:rFonts w:ascii="Times New Roman" w:hAnsi="Times New Roman" w:cs="Times New Roman"/>
            </w:rPr>
          </w:pPr>
          <w:hyperlink w:anchor="_Toc230351217" w:history="1">
            <w:r>
              <w:rPr>
                <w:rStyle w:val="Hyperlink"/>
                <w:rFonts w:ascii="Times New Roman" w:hAnsi="Times New Roman" w:cs="Times New Roman"/>
              </w:rPr>
              <w:t>Conclusion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_Toc230351217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44</w:t>
            </w:r>
            <w:r>
              <w:rPr>
                <w:rFonts w:ascii="Times New Roman" w:hAnsi="Times New Roman" w:cs="Times New Roman"/>
              </w:rPr>
              <w:fldChar w:fldCharType="end"/>
            </w:r>
          </w:hyperlink>
        </w:p>
        <w:p w14:paraId="4EE760BC" w14:textId="77777777" w:rsidR="00D4352C" w:rsidRDefault="00000000">
          <w:pPr>
            <w:pStyle w:val="TOC1"/>
            <w:tabs>
              <w:tab w:val="right" w:leader="dot" w:pos="9350"/>
            </w:tabs>
            <w:rPr>
              <w:rFonts w:ascii="Times New Roman" w:hAnsi="Times New Roman" w:cs="Times New Roman"/>
            </w:rPr>
          </w:pPr>
          <w:hyperlink w:anchor="_Toc230351218" w:history="1">
            <w:r>
              <w:rPr>
                <w:rStyle w:val="Hyperlink"/>
                <w:rFonts w:ascii="Times New Roman" w:hAnsi="Times New Roman" w:cs="Times New Roman"/>
              </w:rPr>
              <w:t>Limitations and Future Directions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_Toc230351218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46</w:t>
            </w:r>
            <w:r>
              <w:rPr>
                <w:rFonts w:ascii="Times New Roman" w:hAnsi="Times New Roman" w:cs="Times New Roman"/>
              </w:rPr>
              <w:fldChar w:fldCharType="end"/>
            </w:r>
          </w:hyperlink>
        </w:p>
        <w:p w14:paraId="1D76E517" w14:textId="77777777" w:rsidR="00D4352C" w:rsidRDefault="00000000">
          <w:pPr>
            <w:pStyle w:val="TOC2"/>
            <w:tabs>
              <w:tab w:val="right" w:leader="dot" w:pos="9350"/>
            </w:tabs>
            <w:ind w:left="490"/>
            <w:rPr>
              <w:rFonts w:ascii="Times New Roman" w:hAnsi="Times New Roman" w:cs="Times New Roman"/>
            </w:rPr>
          </w:pPr>
          <w:hyperlink w:anchor="_Toc230351219" w:history="1">
            <w:r>
              <w:rPr>
                <w:rStyle w:val="Hyperlink"/>
                <w:rFonts w:ascii="Times New Roman" w:hAnsi="Times New Roman" w:cs="Times New Roman"/>
              </w:rPr>
              <w:t>Limitations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_Toc230351219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46</w:t>
            </w:r>
            <w:r>
              <w:rPr>
                <w:rFonts w:ascii="Times New Roman" w:hAnsi="Times New Roman" w:cs="Times New Roman"/>
              </w:rPr>
              <w:fldChar w:fldCharType="end"/>
            </w:r>
          </w:hyperlink>
        </w:p>
        <w:p w14:paraId="753F6032" w14:textId="77777777" w:rsidR="00D4352C" w:rsidRDefault="00000000">
          <w:pPr>
            <w:pStyle w:val="TOC2"/>
            <w:tabs>
              <w:tab w:val="right" w:leader="dot" w:pos="9350"/>
            </w:tabs>
            <w:ind w:left="490"/>
            <w:rPr>
              <w:rFonts w:ascii="Times New Roman" w:hAnsi="Times New Roman" w:cs="Times New Roman"/>
            </w:rPr>
          </w:pPr>
          <w:hyperlink w:anchor="_Toc230351220" w:history="1">
            <w:r>
              <w:rPr>
                <w:rStyle w:val="Hyperlink"/>
                <w:rFonts w:ascii="Times New Roman" w:hAnsi="Times New Roman" w:cs="Times New Roman"/>
              </w:rPr>
              <w:t>Future Directions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_Toc230351220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47</w:t>
            </w:r>
            <w:r>
              <w:rPr>
                <w:rFonts w:ascii="Times New Roman" w:hAnsi="Times New Roman" w:cs="Times New Roman"/>
              </w:rPr>
              <w:fldChar w:fldCharType="end"/>
            </w:r>
          </w:hyperlink>
        </w:p>
        <w:p w14:paraId="1B5A4AE3" w14:textId="77777777" w:rsidR="00D4352C" w:rsidRDefault="00000000">
          <w:pPr>
            <w:pStyle w:val="TOC2"/>
            <w:tabs>
              <w:tab w:val="right" w:leader="dot" w:pos="9350"/>
            </w:tabs>
            <w:ind w:left="490"/>
            <w:rPr>
              <w:rFonts w:ascii="Times New Roman" w:hAnsi="Times New Roman" w:cs="Times New Roman"/>
            </w:rPr>
          </w:pPr>
          <w:hyperlink w:anchor="_Toc230351221" w:history="1">
            <w:r>
              <w:rPr>
                <w:rStyle w:val="Hyperlink"/>
                <w:rFonts w:ascii="Times New Roman" w:hAnsi="Times New Roman" w:cs="Times New Roman"/>
              </w:rPr>
              <w:t>Development Team:</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_Toc230351221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48</w:t>
            </w:r>
            <w:r>
              <w:rPr>
                <w:rFonts w:ascii="Times New Roman" w:hAnsi="Times New Roman" w:cs="Times New Roman"/>
              </w:rPr>
              <w:fldChar w:fldCharType="end"/>
            </w:r>
          </w:hyperlink>
        </w:p>
        <w:p w14:paraId="71F7AF84" w14:textId="77777777" w:rsidR="00D4352C" w:rsidRDefault="00000000">
          <w:pPr>
            <w:pStyle w:val="TOC1"/>
            <w:tabs>
              <w:tab w:val="right" w:leader="dot" w:pos="9350"/>
            </w:tabs>
            <w:rPr>
              <w:rFonts w:ascii="Times New Roman" w:hAnsi="Times New Roman" w:cs="Times New Roman"/>
            </w:rPr>
          </w:pPr>
          <w:hyperlink w:anchor="_Toc230351222" w:history="1">
            <w:r>
              <w:rPr>
                <w:rStyle w:val="Hyperlink"/>
                <w:rFonts w:ascii="Times New Roman" w:hAnsi="Times New Roman" w:cs="Times New Roman"/>
              </w:rPr>
              <w:t>Appendix</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_Toc230351222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49</w:t>
            </w:r>
            <w:r>
              <w:rPr>
                <w:rFonts w:ascii="Times New Roman" w:hAnsi="Times New Roman" w:cs="Times New Roman"/>
              </w:rPr>
              <w:fldChar w:fldCharType="end"/>
            </w:r>
          </w:hyperlink>
        </w:p>
        <w:p w14:paraId="46155EFA" w14:textId="77777777" w:rsidR="00D4352C" w:rsidRDefault="00000000">
          <w:pPr>
            <w:pStyle w:val="TOC2"/>
            <w:tabs>
              <w:tab w:val="right" w:leader="dot" w:pos="9350"/>
            </w:tabs>
            <w:ind w:left="490"/>
            <w:rPr>
              <w:rFonts w:ascii="Times New Roman" w:hAnsi="Times New Roman" w:cs="Times New Roman"/>
            </w:rPr>
          </w:pPr>
          <w:hyperlink w:anchor="_Toc230351223" w:history="1">
            <w:r>
              <w:rPr>
                <w:rStyle w:val="Hyperlink"/>
                <w:rFonts w:ascii="Times New Roman" w:hAnsi="Times New Roman" w:cs="Times New Roman"/>
              </w:rPr>
              <w:t>Questionnaire 1: Post-Play Test</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_Toc230351223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49</w:t>
            </w:r>
            <w:r>
              <w:rPr>
                <w:rFonts w:ascii="Times New Roman" w:hAnsi="Times New Roman" w:cs="Times New Roman"/>
              </w:rPr>
              <w:fldChar w:fldCharType="end"/>
            </w:r>
          </w:hyperlink>
        </w:p>
        <w:p w14:paraId="3CE978C2" w14:textId="77777777" w:rsidR="00D4352C" w:rsidRDefault="00000000">
          <w:pPr>
            <w:pStyle w:val="TOC2"/>
            <w:tabs>
              <w:tab w:val="right" w:leader="dot" w:pos="9350"/>
            </w:tabs>
            <w:ind w:left="490"/>
            <w:rPr>
              <w:rFonts w:ascii="Times New Roman" w:hAnsi="Times New Roman" w:cs="Times New Roman"/>
            </w:rPr>
          </w:pPr>
          <w:hyperlink w:anchor="_Toc230351224" w:history="1">
            <w:r>
              <w:rPr>
                <w:rStyle w:val="Hyperlink"/>
                <w:rFonts w:ascii="Times New Roman" w:hAnsi="Times New Roman" w:cs="Times New Roman"/>
              </w:rPr>
              <w:t>Questionnaire 2: Temporal Constraint Test</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_Toc230351224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50</w:t>
            </w:r>
            <w:r>
              <w:rPr>
                <w:rFonts w:ascii="Times New Roman" w:hAnsi="Times New Roman" w:cs="Times New Roman"/>
              </w:rPr>
              <w:fldChar w:fldCharType="end"/>
            </w:r>
          </w:hyperlink>
        </w:p>
        <w:p w14:paraId="63CA7F72" w14:textId="77777777" w:rsidR="00D4352C" w:rsidRDefault="00000000">
          <w:pPr>
            <w:pStyle w:val="TOC2"/>
            <w:tabs>
              <w:tab w:val="right" w:leader="dot" w:pos="9350"/>
            </w:tabs>
            <w:ind w:left="490"/>
            <w:rPr>
              <w:rFonts w:ascii="Times New Roman" w:hAnsi="Times New Roman" w:cs="Times New Roman"/>
            </w:rPr>
          </w:pPr>
          <w:hyperlink w:anchor="_Toc230351225" w:history="1">
            <w:r>
              <w:rPr>
                <w:rStyle w:val="Hyperlink"/>
                <w:rFonts w:ascii="Times New Roman" w:hAnsi="Times New Roman" w:cs="Times New Roman"/>
              </w:rPr>
              <w:t>Questionnaire 3: Spatial Constraint Test</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_Toc230351225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51</w:t>
            </w:r>
            <w:r>
              <w:rPr>
                <w:rFonts w:ascii="Times New Roman" w:hAnsi="Times New Roman" w:cs="Times New Roman"/>
              </w:rPr>
              <w:fldChar w:fldCharType="end"/>
            </w:r>
          </w:hyperlink>
        </w:p>
        <w:p w14:paraId="6A881180" w14:textId="77777777" w:rsidR="00D4352C" w:rsidRDefault="00000000">
          <w:pPr>
            <w:pStyle w:val="TOC2"/>
            <w:tabs>
              <w:tab w:val="right" w:leader="dot" w:pos="9350"/>
            </w:tabs>
            <w:ind w:left="490"/>
            <w:rPr>
              <w:rFonts w:ascii="Times New Roman" w:hAnsi="Times New Roman" w:cs="Times New Roman"/>
            </w:rPr>
          </w:pPr>
          <w:hyperlink w:anchor="_Toc230351226" w:history="1">
            <w:r>
              <w:rPr>
                <w:rStyle w:val="Hyperlink"/>
                <w:rFonts w:ascii="Times New Roman" w:hAnsi="Times New Roman" w:cs="Times New Roman"/>
              </w:rPr>
              <w:t>Questionnaire 4: Final Complex Constraint Test</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_Toc230351226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52</w:t>
            </w:r>
            <w:r>
              <w:rPr>
                <w:rFonts w:ascii="Times New Roman" w:hAnsi="Times New Roman" w:cs="Times New Roman"/>
              </w:rPr>
              <w:fldChar w:fldCharType="end"/>
            </w:r>
          </w:hyperlink>
        </w:p>
        <w:p w14:paraId="01145A95" w14:textId="77777777" w:rsidR="00D4352C" w:rsidRDefault="00000000">
          <w:pPr>
            <w:pStyle w:val="TOC1"/>
            <w:tabs>
              <w:tab w:val="right" w:leader="dot" w:pos="9350"/>
            </w:tabs>
            <w:rPr>
              <w:rFonts w:ascii="Times New Roman" w:hAnsi="Times New Roman" w:cs="Times New Roman"/>
            </w:rPr>
          </w:pPr>
          <w:hyperlink w:anchor="_Toc230351227" w:history="1">
            <w:r>
              <w:rPr>
                <w:rStyle w:val="Hyperlink"/>
                <w:rFonts w:ascii="Times New Roman" w:hAnsi="Times New Roman" w:cs="Times New Roman"/>
              </w:rPr>
              <w:t>Bibliography</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_Toc230351227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53</w:t>
            </w:r>
            <w:r>
              <w:rPr>
                <w:rFonts w:ascii="Times New Roman" w:hAnsi="Times New Roman" w:cs="Times New Roman"/>
              </w:rPr>
              <w:fldChar w:fldCharType="end"/>
            </w:r>
          </w:hyperlink>
        </w:p>
        <w:p w14:paraId="04E3BC02" w14:textId="77777777" w:rsidR="00D4352C" w:rsidRDefault="00000000">
          <w:r>
            <w:rPr>
              <w:rFonts w:ascii="Times New Roman" w:hAnsi="Times New Roman" w:cs="Times New Roman"/>
              <w:b/>
              <w:bCs/>
              <w:lang w:val="zh-CN"/>
            </w:rPr>
            <w:fldChar w:fldCharType="end"/>
          </w:r>
        </w:p>
      </w:sdtContent>
    </w:sdt>
    <w:p w14:paraId="2FB03CD8" w14:textId="77777777" w:rsidR="00D4352C" w:rsidRDefault="00D4352C">
      <w:pPr>
        <w:spacing w:line="259" w:lineRule="auto"/>
        <w:ind w:left="60" w:firstLine="566"/>
        <w:rPr>
          <w:rFonts w:ascii="Times New Roman" w:eastAsiaTheme="minorEastAsia" w:hAnsi="Times New Roman" w:cs="Times New Roman"/>
        </w:rPr>
      </w:pPr>
    </w:p>
    <w:p w14:paraId="171AFE93" w14:textId="77777777" w:rsidR="00D4352C" w:rsidRDefault="00D4352C">
      <w:pPr>
        <w:spacing w:line="259" w:lineRule="auto"/>
        <w:ind w:left="60" w:firstLine="566"/>
        <w:rPr>
          <w:rFonts w:ascii="Times New Roman" w:eastAsiaTheme="minorEastAsia" w:hAnsi="Times New Roman" w:cs="Times New Roman"/>
        </w:rPr>
      </w:pPr>
    </w:p>
    <w:p w14:paraId="01A50843" w14:textId="77777777" w:rsidR="00D4352C" w:rsidRDefault="00D4352C">
      <w:pPr>
        <w:spacing w:line="259" w:lineRule="auto"/>
        <w:ind w:left="60" w:firstLine="566"/>
        <w:rPr>
          <w:rFonts w:ascii="Times New Roman" w:eastAsiaTheme="minorEastAsia" w:hAnsi="Times New Roman" w:cs="Times New Roman"/>
        </w:rPr>
      </w:pPr>
    </w:p>
    <w:p w14:paraId="333AACAC" w14:textId="77777777" w:rsidR="00D4352C" w:rsidRDefault="00D4352C">
      <w:pPr>
        <w:spacing w:line="259" w:lineRule="auto"/>
        <w:ind w:left="60" w:firstLine="566"/>
        <w:rPr>
          <w:rFonts w:ascii="Times New Roman" w:eastAsiaTheme="minorEastAsia" w:hAnsi="Times New Roman" w:cs="Times New Roman"/>
        </w:rPr>
      </w:pPr>
    </w:p>
    <w:p w14:paraId="6CFF18C3" w14:textId="77777777" w:rsidR="00D4352C" w:rsidRDefault="00D4352C">
      <w:pPr>
        <w:spacing w:line="259" w:lineRule="auto"/>
        <w:ind w:left="60" w:firstLine="566"/>
        <w:rPr>
          <w:rFonts w:ascii="Times New Roman" w:eastAsiaTheme="minorEastAsia" w:hAnsi="Times New Roman" w:cs="Times New Roman"/>
        </w:rPr>
        <w:sectPr w:rsidR="00D4352C">
          <w:footerReference w:type="default" r:id="rId10"/>
          <w:pgSz w:w="12240" w:h="15840"/>
          <w:pgMar w:top="1440" w:right="1440" w:bottom="1440" w:left="1440" w:header="720" w:footer="720" w:gutter="0"/>
          <w:pgNumType w:start="1"/>
          <w:cols w:space="720"/>
        </w:sectPr>
      </w:pPr>
    </w:p>
    <w:p w14:paraId="1165EF79" w14:textId="77777777" w:rsidR="00D4352C" w:rsidRDefault="00000000">
      <w:pPr>
        <w:pStyle w:val="Heading1"/>
      </w:pPr>
      <w:bookmarkStart w:id="0" w:name="_Toc230351188"/>
      <w:r>
        <w:lastRenderedPageBreak/>
        <w:t>LIST OF FIGURES</w:t>
      </w:r>
      <w:bookmarkEnd w:id="0"/>
    </w:p>
    <w:p w14:paraId="0EA0A789" w14:textId="77777777" w:rsidR="00D4352C" w:rsidRDefault="00D4352C">
      <w:pPr>
        <w:spacing w:line="259" w:lineRule="auto"/>
        <w:ind w:left="0" w:firstLine="566"/>
        <w:rPr>
          <w:rFonts w:ascii="Times New Roman" w:eastAsiaTheme="minorEastAsia" w:hAnsi="Times New Roman" w:cs="Times New Roman"/>
        </w:rPr>
      </w:pPr>
    </w:p>
    <w:p w14:paraId="4447FD8C" w14:textId="77777777" w:rsidR="00D4352C" w:rsidRDefault="00000000">
      <w:pPr>
        <w:pStyle w:val="TableofFigures"/>
        <w:tabs>
          <w:tab w:val="right" w:leader="dot" w:pos="9350"/>
        </w:tabs>
        <w:ind w:left="960" w:hanging="480"/>
        <w:rPr>
          <w:rFonts w:asciiTheme="minorHAnsi" w:eastAsiaTheme="minorEastAsia" w:hAnsiTheme="minorHAnsi" w:cstheme="minorBidi"/>
          <w:color w:val="auto"/>
          <w:sz w:val="22"/>
        </w:rPr>
      </w:pPr>
      <w:r>
        <w:rPr>
          <w:rFonts w:ascii="Times New Roman" w:eastAsiaTheme="minorEastAsia" w:hAnsi="Times New Roman" w:cs="Times New Roman"/>
        </w:rPr>
        <w:fldChar w:fldCharType="begin"/>
      </w:r>
      <w:r>
        <w:rPr>
          <w:rFonts w:ascii="Times New Roman" w:eastAsiaTheme="minorEastAsia" w:hAnsi="Times New Roman" w:cs="Times New Roman"/>
        </w:rPr>
        <w:instrText xml:space="preserve"> TOC \h \z \c "</w:instrText>
      </w:r>
      <w:r>
        <w:rPr>
          <w:rFonts w:ascii="Times New Roman" w:eastAsiaTheme="minorEastAsia" w:hAnsi="Times New Roman" w:cs="Times New Roman"/>
        </w:rPr>
        <w:instrText>图</w:instrText>
      </w:r>
      <w:r>
        <w:rPr>
          <w:rFonts w:ascii="Times New Roman" w:eastAsiaTheme="minorEastAsia" w:hAnsi="Times New Roman" w:cs="Times New Roman"/>
        </w:rPr>
        <w:instrText xml:space="preserve">" </w:instrText>
      </w:r>
      <w:r>
        <w:rPr>
          <w:rFonts w:ascii="Times New Roman" w:eastAsiaTheme="minorEastAsia" w:hAnsi="Times New Roman" w:cs="Times New Roman"/>
        </w:rPr>
        <w:fldChar w:fldCharType="separate"/>
      </w:r>
      <w:hyperlink w:anchor="_Toc230348880" w:history="1">
        <w:r>
          <w:rPr>
            <w:rStyle w:val="Hyperlink"/>
            <w:rFonts w:ascii="Times New Roman" w:eastAsia="SimSun" w:hAnsi="Times New Roman" w:cs="Times New Roman"/>
            <w:i/>
            <w:iCs/>
          </w:rPr>
          <w:t>Figure</w:t>
        </w:r>
        <w:r>
          <w:rPr>
            <w:rStyle w:val="Hyperlink"/>
            <w:rFonts w:ascii="Times New Roman" w:hAnsi="Times New Roman" w:cs="Times New Roman"/>
            <w:i/>
            <w:iCs/>
          </w:rPr>
          <w:t xml:space="preserve"> 1</w:t>
        </w:r>
        <w:r>
          <w:rPr>
            <w:rStyle w:val="Hyperlink"/>
            <w:rFonts w:ascii="Times New Roman" w:hAnsi="Times New Roman" w:cs="Times New Roman"/>
          </w:rPr>
          <w:t>: From “MDA: A Formal Approach to Game Design and Game Research” by R.</w:t>
        </w:r>
        <w:r>
          <w:rPr>
            <w:rFonts w:hint="eastAsia"/>
          </w:rPr>
          <w:tab/>
        </w:r>
        <w:r>
          <w:rPr>
            <w:rFonts w:hint="eastAsia"/>
          </w:rPr>
          <w:fldChar w:fldCharType="begin"/>
        </w:r>
        <w:r>
          <w:rPr>
            <w:rFonts w:hint="eastAsia"/>
          </w:rPr>
          <w:instrText xml:space="preserve"> </w:instrText>
        </w:r>
        <w:r>
          <w:instrText>PAGEREF _Toc230348880 \h</w:instrText>
        </w:r>
        <w:r>
          <w:rPr>
            <w:rFonts w:hint="eastAsia"/>
          </w:rPr>
          <w:instrText xml:space="preserve"> </w:instrText>
        </w:r>
        <w:r>
          <w:rPr>
            <w:rFonts w:hint="eastAsia"/>
          </w:rPr>
        </w:r>
        <w:r>
          <w:rPr>
            <w:rFonts w:hint="eastAsia"/>
          </w:rPr>
          <w:fldChar w:fldCharType="separate"/>
        </w:r>
        <w:r>
          <w:t>8</w:t>
        </w:r>
        <w:r>
          <w:rPr>
            <w:rFonts w:hint="eastAsia"/>
          </w:rPr>
          <w:fldChar w:fldCharType="end"/>
        </w:r>
      </w:hyperlink>
    </w:p>
    <w:p w14:paraId="18D6C857" w14:textId="77777777" w:rsidR="00D4352C" w:rsidRDefault="00000000">
      <w:pPr>
        <w:pStyle w:val="TableofFigures"/>
        <w:tabs>
          <w:tab w:val="right" w:leader="dot" w:pos="9350"/>
        </w:tabs>
        <w:ind w:left="960" w:hanging="480"/>
        <w:rPr>
          <w:rFonts w:asciiTheme="minorHAnsi" w:eastAsiaTheme="minorEastAsia" w:hAnsiTheme="minorHAnsi" w:cstheme="minorBidi"/>
          <w:color w:val="auto"/>
          <w:sz w:val="22"/>
        </w:rPr>
      </w:pPr>
      <w:hyperlink w:anchor="_Toc230348881" w:history="1">
        <w:r>
          <w:rPr>
            <w:rStyle w:val="Hyperlink"/>
            <w:rFonts w:ascii="Times New Roman" w:eastAsia="SimSun" w:hAnsi="Times New Roman" w:cs="Times New Roman"/>
            <w:i/>
            <w:iCs/>
          </w:rPr>
          <w:t>Figure</w:t>
        </w:r>
        <w:r>
          <w:rPr>
            <w:rStyle w:val="Hyperlink"/>
          </w:rPr>
          <w:t xml:space="preserve"> </w:t>
        </w:r>
        <w:r>
          <w:rPr>
            <w:rStyle w:val="Hyperlink"/>
            <w:rFonts w:ascii="Times New Roman" w:hAnsi="Times New Roman" w:cs="Times New Roman"/>
            <w:i/>
            <w:iCs/>
          </w:rPr>
          <w:t>2</w:t>
        </w:r>
        <w:r>
          <w:rPr>
            <w:rStyle w:val="Hyperlink"/>
            <w:rFonts w:ascii="Times New Roman" w:hAnsi="Times New Roman" w:cs="Times New Roman"/>
          </w:rPr>
          <w:t>: Core Loop</w:t>
        </w:r>
        <w:r>
          <w:rPr>
            <w:rFonts w:hint="eastAsia"/>
          </w:rPr>
          <w:tab/>
        </w:r>
        <w:r>
          <w:rPr>
            <w:rFonts w:hint="eastAsia"/>
          </w:rPr>
          <w:fldChar w:fldCharType="begin"/>
        </w:r>
        <w:r>
          <w:rPr>
            <w:rFonts w:hint="eastAsia"/>
          </w:rPr>
          <w:instrText xml:space="preserve"> </w:instrText>
        </w:r>
        <w:r>
          <w:instrText>PAGEREF _Toc230348881 \h</w:instrText>
        </w:r>
        <w:r>
          <w:rPr>
            <w:rFonts w:hint="eastAsia"/>
          </w:rPr>
          <w:instrText xml:space="preserve"> </w:instrText>
        </w:r>
        <w:r>
          <w:rPr>
            <w:rFonts w:hint="eastAsia"/>
          </w:rPr>
        </w:r>
        <w:r>
          <w:rPr>
            <w:rFonts w:hint="eastAsia"/>
          </w:rPr>
          <w:fldChar w:fldCharType="separate"/>
        </w:r>
        <w:r>
          <w:t>16</w:t>
        </w:r>
        <w:r>
          <w:rPr>
            <w:rFonts w:hint="eastAsia"/>
          </w:rPr>
          <w:fldChar w:fldCharType="end"/>
        </w:r>
      </w:hyperlink>
    </w:p>
    <w:p w14:paraId="02D07B57" w14:textId="77777777" w:rsidR="00D4352C" w:rsidRDefault="00000000">
      <w:pPr>
        <w:pStyle w:val="TableofFigures"/>
        <w:tabs>
          <w:tab w:val="right" w:leader="dot" w:pos="9350"/>
        </w:tabs>
        <w:ind w:left="960" w:hanging="480"/>
        <w:rPr>
          <w:rFonts w:asciiTheme="minorHAnsi" w:eastAsiaTheme="minorEastAsia" w:hAnsiTheme="minorHAnsi" w:cstheme="minorBidi"/>
          <w:color w:val="auto"/>
          <w:sz w:val="22"/>
        </w:rPr>
      </w:pPr>
      <w:hyperlink w:anchor="_Toc230348882" w:history="1">
        <w:r>
          <w:rPr>
            <w:rStyle w:val="Hyperlink"/>
            <w:rFonts w:ascii="Times New Roman" w:eastAsia="SimSun" w:hAnsi="Times New Roman" w:cs="Times New Roman"/>
            <w:i/>
            <w:iCs/>
          </w:rPr>
          <w:t>Figure</w:t>
        </w:r>
        <w:r>
          <w:rPr>
            <w:rStyle w:val="Hyperlink"/>
            <w:rFonts w:ascii="Times New Roman" w:hAnsi="Times New Roman" w:cs="Times New Roman"/>
            <w:i/>
            <w:iCs/>
          </w:rPr>
          <w:t xml:space="preserve"> 3</w:t>
        </w:r>
        <w:r>
          <w:rPr>
            <w:rStyle w:val="Hyperlink"/>
            <w:rFonts w:ascii="Times New Roman" w:hAnsi="Times New Roman" w:cs="Times New Roman"/>
          </w:rPr>
          <w:t>: UI Sketch</w:t>
        </w:r>
        <w:r>
          <w:rPr>
            <w:rFonts w:hint="eastAsia"/>
          </w:rPr>
          <w:tab/>
        </w:r>
        <w:r>
          <w:rPr>
            <w:rFonts w:hint="eastAsia"/>
          </w:rPr>
          <w:fldChar w:fldCharType="begin"/>
        </w:r>
        <w:r>
          <w:rPr>
            <w:rFonts w:hint="eastAsia"/>
          </w:rPr>
          <w:instrText xml:space="preserve"> </w:instrText>
        </w:r>
        <w:r>
          <w:instrText>PAGEREF _Toc230348882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131861E5" w14:textId="77777777" w:rsidR="00D4352C" w:rsidRDefault="00000000">
      <w:pPr>
        <w:pStyle w:val="TableofFigures"/>
        <w:tabs>
          <w:tab w:val="right" w:leader="dot" w:pos="9350"/>
        </w:tabs>
        <w:ind w:left="960" w:hanging="480"/>
        <w:rPr>
          <w:rFonts w:asciiTheme="minorHAnsi" w:eastAsiaTheme="minorEastAsia" w:hAnsiTheme="minorHAnsi" w:cstheme="minorBidi"/>
          <w:color w:val="auto"/>
          <w:sz w:val="22"/>
        </w:rPr>
      </w:pPr>
      <w:hyperlink w:anchor="_Toc230348883" w:history="1">
        <w:r>
          <w:rPr>
            <w:rStyle w:val="Hyperlink"/>
            <w:rFonts w:ascii="Times New Roman" w:eastAsia="SimSun" w:hAnsi="Times New Roman" w:cs="Times New Roman"/>
            <w:i/>
            <w:iCs/>
          </w:rPr>
          <w:t>Figure</w:t>
        </w:r>
        <w:r>
          <w:rPr>
            <w:rStyle w:val="Hyperlink"/>
            <w:rFonts w:ascii="Times New Roman" w:hAnsi="Times New Roman" w:cs="Times New Roman"/>
            <w:i/>
            <w:iCs/>
          </w:rPr>
          <w:t xml:space="preserve"> 4</w:t>
        </w:r>
        <w:r>
          <w:rPr>
            <w:rStyle w:val="Hyperlink"/>
            <w:rFonts w:ascii="Times New Roman" w:hAnsi="Times New Roman" w:cs="Times New Roman"/>
          </w:rPr>
          <w:t>: Narrative Comic Storyboard (introducing the background)</w:t>
        </w:r>
        <w:r>
          <w:rPr>
            <w:rFonts w:hint="eastAsia"/>
          </w:rPr>
          <w:tab/>
        </w:r>
        <w:r>
          <w:rPr>
            <w:rFonts w:hint="eastAsia"/>
          </w:rPr>
          <w:fldChar w:fldCharType="begin"/>
        </w:r>
        <w:r>
          <w:rPr>
            <w:rFonts w:hint="eastAsia"/>
          </w:rPr>
          <w:instrText xml:space="preserve"> </w:instrText>
        </w:r>
        <w:r>
          <w:instrText>PAGEREF _Toc230348883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297044E5" w14:textId="77777777" w:rsidR="00D4352C" w:rsidRDefault="00000000">
      <w:pPr>
        <w:pStyle w:val="TableofFigures"/>
        <w:tabs>
          <w:tab w:val="right" w:leader="dot" w:pos="9350"/>
        </w:tabs>
        <w:ind w:left="960" w:hanging="480"/>
        <w:rPr>
          <w:rFonts w:asciiTheme="minorHAnsi" w:eastAsiaTheme="minorEastAsia" w:hAnsiTheme="minorHAnsi" w:cstheme="minorBidi"/>
          <w:color w:val="auto"/>
          <w:sz w:val="22"/>
        </w:rPr>
      </w:pPr>
      <w:hyperlink w:anchor="_Toc230348884" w:history="1">
        <w:r>
          <w:rPr>
            <w:rStyle w:val="Hyperlink"/>
            <w:rFonts w:ascii="Times New Roman" w:eastAsia="SimSun" w:hAnsi="Times New Roman" w:cs="Times New Roman"/>
            <w:i/>
            <w:iCs/>
          </w:rPr>
          <w:t>Figure</w:t>
        </w:r>
        <w:r>
          <w:rPr>
            <w:rStyle w:val="Hyperlink"/>
            <w:rFonts w:ascii="Times New Roman" w:hAnsi="Times New Roman" w:cs="Times New Roman"/>
            <w:i/>
            <w:iCs/>
          </w:rPr>
          <w:t xml:space="preserve"> 5</w:t>
        </w:r>
        <w:r>
          <w:rPr>
            <w:rStyle w:val="Hyperlink"/>
            <w:rFonts w:ascii="Times New Roman" w:hAnsi="Times New Roman" w:cs="Times New Roman"/>
          </w:rPr>
          <w:t>: Visual Style Confirmation</w:t>
        </w:r>
        <w:r>
          <w:rPr>
            <w:rFonts w:hint="eastAsia"/>
          </w:rPr>
          <w:tab/>
        </w:r>
        <w:r>
          <w:rPr>
            <w:rFonts w:hint="eastAsia"/>
          </w:rPr>
          <w:fldChar w:fldCharType="begin"/>
        </w:r>
        <w:r>
          <w:rPr>
            <w:rFonts w:hint="eastAsia"/>
          </w:rPr>
          <w:instrText xml:space="preserve"> </w:instrText>
        </w:r>
        <w:r>
          <w:instrText>PAGEREF _Toc230348884 \h</w:instrText>
        </w:r>
        <w:r>
          <w:rPr>
            <w:rFonts w:hint="eastAsia"/>
          </w:rPr>
          <w:instrText xml:space="preserve"> </w:instrText>
        </w:r>
        <w:r>
          <w:rPr>
            <w:rFonts w:hint="eastAsia"/>
          </w:rPr>
        </w:r>
        <w:r>
          <w:rPr>
            <w:rFonts w:hint="eastAsia"/>
          </w:rPr>
          <w:fldChar w:fldCharType="separate"/>
        </w:r>
        <w:r>
          <w:t>18</w:t>
        </w:r>
        <w:r>
          <w:rPr>
            <w:rFonts w:hint="eastAsia"/>
          </w:rPr>
          <w:fldChar w:fldCharType="end"/>
        </w:r>
      </w:hyperlink>
    </w:p>
    <w:p w14:paraId="530FC03C" w14:textId="77777777" w:rsidR="00D4352C" w:rsidRDefault="00000000">
      <w:pPr>
        <w:pStyle w:val="TableofFigures"/>
        <w:tabs>
          <w:tab w:val="right" w:leader="dot" w:pos="9350"/>
        </w:tabs>
        <w:ind w:left="960" w:hanging="480"/>
        <w:rPr>
          <w:rFonts w:asciiTheme="minorHAnsi" w:eastAsiaTheme="minorEastAsia" w:hAnsiTheme="minorHAnsi" w:cstheme="minorBidi"/>
          <w:color w:val="auto"/>
          <w:sz w:val="22"/>
        </w:rPr>
      </w:pPr>
      <w:hyperlink w:anchor="_Toc230348885" w:history="1">
        <w:r>
          <w:rPr>
            <w:rStyle w:val="Hyperlink"/>
            <w:rFonts w:ascii="Times New Roman" w:eastAsia="SimSun" w:hAnsi="Times New Roman" w:cs="Times New Roman"/>
            <w:i/>
            <w:iCs/>
          </w:rPr>
          <w:t>Figure</w:t>
        </w:r>
        <w:r>
          <w:rPr>
            <w:rStyle w:val="Hyperlink"/>
            <w:rFonts w:ascii="Times New Roman" w:hAnsi="Times New Roman" w:cs="Times New Roman"/>
            <w:i/>
            <w:iCs/>
          </w:rPr>
          <w:t xml:space="preserve"> 6</w:t>
        </w:r>
        <w:r>
          <w:rPr>
            <w:rStyle w:val="Hyperlink"/>
            <w:rFonts w:ascii="Times New Roman" w:hAnsi="Times New Roman" w:cs="Times New Roman"/>
          </w:rPr>
          <w:t>: Screenshot from the Paper Prototype</w:t>
        </w:r>
        <w:r>
          <w:rPr>
            <w:rFonts w:hint="eastAsia"/>
          </w:rPr>
          <w:tab/>
        </w:r>
        <w:r>
          <w:rPr>
            <w:rFonts w:hint="eastAsia"/>
          </w:rPr>
          <w:fldChar w:fldCharType="begin"/>
        </w:r>
        <w:r>
          <w:rPr>
            <w:rFonts w:hint="eastAsia"/>
          </w:rPr>
          <w:instrText xml:space="preserve"> </w:instrText>
        </w:r>
        <w:r>
          <w:instrText>PAGEREF _Toc230348885 \h</w:instrText>
        </w:r>
        <w:r>
          <w:rPr>
            <w:rFonts w:hint="eastAsia"/>
          </w:rPr>
          <w:instrText xml:space="preserve"> </w:instrText>
        </w:r>
        <w:r>
          <w:rPr>
            <w:rFonts w:hint="eastAsia"/>
          </w:rPr>
        </w:r>
        <w:r>
          <w:rPr>
            <w:rFonts w:hint="eastAsia"/>
          </w:rPr>
          <w:fldChar w:fldCharType="separate"/>
        </w:r>
        <w:r>
          <w:t>20</w:t>
        </w:r>
        <w:r>
          <w:rPr>
            <w:rFonts w:hint="eastAsia"/>
          </w:rPr>
          <w:fldChar w:fldCharType="end"/>
        </w:r>
      </w:hyperlink>
    </w:p>
    <w:p w14:paraId="1E4E9CBC" w14:textId="77777777" w:rsidR="00D4352C" w:rsidRDefault="00000000">
      <w:pPr>
        <w:pStyle w:val="TableofFigures"/>
        <w:tabs>
          <w:tab w:val="right" w:leader="dot" w:pos="9350"/>
        </w:tabs>
        <w:ind w:left="960" w:hanging="480"/>
        <w:rPr>
          <w:rFonts w:asciiTheme="minorHAnsi" w:eastAsiaTheme="minorEastAsia" w:hAnsiTheme="minorHAnsi" w:cstheme="minorBidi"/>
          <w:color w:val="auto"/>
          <w:sz w:val="22"/>
        </w:rPr>
      </w:pPr>
      <w:hyperlink w:anchor="_Toc230348886" w:history="1">
        <w:r>
          <w:rPr>
            <w:rStyle w:val="Hyperlink"/>
            <w:rFonts w:ascii="Times New Roman" w:eastAsia="SimSun" w:hAnsi="Times New Roman" w:cs="Times New Roman"/>
            <w:i/>
            <w:iCs/>
          </w:rPr>
          <w:t>Figure</w:t>
        </w:r>
        <w:r>
          <w:rPr>
            <w:rStyle w:val="Hyperlink"/>
            <w:rFonts w:ascii="Times New Roman" w:hAnsi="Times New Roman" w:cs="Times New Roman"/>
            <w:i/>
            <w:iCs/>
          </w:rPr>
          <w:t xml:space="preserve"> 7</w:t>
        </w:r>
        <w:r>
          <w:rPr>
            <w:rStyle w:val="Hyperlink"/>
            <w:rFonts w:ascii="Times New Roman" w:hAnsi="Times New Roman" w:cs="Times New Roman"/>
          </w:rPr>
          <w:t>: In-Game Screenshots (Main Menu, Work Menu)</w:t>
        </w:r>
        <w:r>
          <w:rPr>
            <w:rFonts w:hint="eastAsia"/>
          </w:rPr>
          <w:tab/>
        </w:r>
        <w:r>
          <w:rPr>
            <w:rFonts w:hint="eastAsia"/>
          </w:rPr>
          <w:fldChar w:fldCharType="begin"/>
        </w:r>
        <w:r>
          <w:rPr>
            <w:rFonts w:hint="eastAsia"/>
          </w:rPr>
          <w:instrText xml:space="preserve"> </w:instrText>
        </w:r>
        <w:r>
          <w:instrText>PAGEREF _Toc230348886 \h</w:instrText>
        </w:r>
        <w:r>
          <w:rPr>
            <w:rFonts w:hint="eastAsia"/>
          </w:rPr>
          <w:instrText xml:space="preserve"> </w:instrText>
        </w:r>
        <w:r>
          <w:rPr>
            <w:rFonts w:hint="eastAsia"/>
          </w:rPr>
        </w:r>
        <w:r>
          <w:rPr>
            <w:rFonts w:hint="eastAsia"/>
          </w:rPr>
          <w:fldChar w:fldCharType="separate"/>
        </w:r>
        <w:r>
          <w:t>22</w:t>
        </w:r>
        <w:r>
          <w:rPr>
            <w:rFonts w:hint="eastAsia"/>
          </w:rPr>
          <w:fldChar w:fldCharType="end"/>
        </w:r>
      </w:hyperlink>
    </w:p>
    <w:p w14:paraId="48DF9118" w14:textId="77777777" w:rsidR="00D4352C" w:rsidRDefault="00000000">
      <w:pPr>
        <w:pStyle w:val="TableofFigures"/>
        <w:tabs>
          <w:tab w:val="right" w:leader="dot" w:pos="9350"/>
        </w:tabs>
        <w:ind w:left="960" w:hanging="480"/>
        <w:rPr>
          <w:rFonts w:asciiTheme="minorHAnsi" w:eastAsiaTheme="minorEastAsia" w:hAnsiTheme="minorHAnsi" w:cstheme="minorBidi"/>
          <w:color w:val="auto"/>
          <w:sz w:val="22"/>
        </w:rPr>
      </w:pPr>
      <w:hyperlink w:anchor="_Toc230348887" w:history="1">
        <w:r>
          <w:rPr>
            <w:rStyle w:val="Hyperlink"/>
            <w:rFonts w:ascii="Times New Roman" w:hAnsi="Times New Roman" w:cs="Times New Roman"/>
            <w:i/>
            <w:iCs/>
          </w:rPr>
          <w:t>Figure 8</w:t>
        </w:r>
        <w:r>
          <w:rPr>
            <w:rStyle w:val="Hyperlink"/>
            <w:rFonts w:ascii="Times New Roman" w:hAnsi="Times New Roman" w:cs="Times New Roman"/>
          </w:rPr>
          <w:t>: Temporal Restriction Blueprints</w:t>
        </w:r>
        <w:r>
          <w:rPr>
            <w:rFonts w:hint="eastAsia"/>
          </w:rPr>
          <w:tab/>
        </w:r>
        <w:r>
          <w:rPr>
            <w:rFonts w:hint="eastAsia"/>
          </w:rPr>
          <w:fldChar w:fldCharType="begin"/>
        </w:r>
        <w:r>
          <w:rPr>
            <w:rFonts w:hint="eastAsia"/>
          </w:rPr>
          <w:instrText xml:space="preserve"> </w:instrText>
        </w:r>
        <w:r>
          <w:instrText>PAGEREF _Toc230348887 \h</w:instrText>
        </w:r>
        <w:r>
          <w:rPr>
            <w:rFonts w:hint="eastAsia"/>
          </w:rPr>
          <w:instrText xml:space="preserve"> </w:instrText>
        </w:r>
        <w:r>
          <w:rPr>
            <w:rFonts w:hint="eastAsia"/>
          </w:rPr>
        </w:r>
        <w:r>
          <w:rPr>
            <w:rFonts w:hint="eastAsia"/>
          </w:rPr>
          <w:fldChar w:fldCharType="separate"/>
        </w:r>
        <w:r>
          <w:t>23</w:t>
        </w:r>
        <w:r>
          <w:rPr>
            <w:rFonts w:hint="eastAsia"/>
          </w:rPr>
          <w:fldChar w:fldCharType="end"/>
        </w:r>
      </w:hyperlink>
    </w:p>
    <w:p w14:paraId="43CE136B" w14:textId="77777777" w:rsidR="00D4352C" w:rsidRDefault="00000000">
      <w:pPr>
        <w:pStyle w:val="TableofFigures"/>
        <w:tabs>
          <w:tab w:val="right" w:leader="dot" w:pos="9350"/>
        </w:tabs>
        <w:ind w:left="960" w:hanging="480"/>
        <w:rPr>
          <w:rFonts w:asciiTheme="minorHAnsi" w:eastAsiaTheme="minorEastAsia" w:hAnsiTheme="minorHAnsi" w:cstheme="minorBidi"/>
          <w:color w:val="auto"/>
          <w:sz w:val="22"/>
        </w:rPr>
      </w:pPr>
      <w:hyperlink w:anchor="_Toc230348888" w:history="1">
        <w:r>
          <w:rPr>
            <w:rStyle w:val="Hyperlink"/>
            <w:rFonts w:ascii="Times New Roman" w:eastAsia="SimSun" w:hAnsi="Times New Roman" w:cs="Times New Roman"/>
            <w:i/>
            <w:iCs/>
          </w:rPr>
          <w:t>Figure</w:t>
        </w:r>
        <w:r>
          <w:rPr>
            <w:rStyle w:val="Hyperlink"/>
            <w:rFonts w:ascii="Times New Roman" w:hAnsi="Times New Roman" w:cs="Times New Roman"/>
            <w:i/>
            <w:iCs/>
          </w:rPr>
          <w:t xml:space="preserve"> 9</w:t>
        </w:r>
        <w:r>
          <w:rPr>
            <w:rStyle w:val="Hyperlink"/>
            <w:rFonts w:ascii="Times New Roman" w:hAnsi="Times New Roman" w:cs="Times New Roman"/>
          </w:rPr>
          <w:t>: Result Menu and Time-Record Stamp Blueprint</w:t>
        </w:r>
        <w:r>
          <w:rPr>
            <w:rFonts w:hint="eastAsia"/>
          </w:rPr>
          <w:tab/>
        </w:r>
        <w:r>
          <w:rPr>
            <w:rFonts w:hint="eastAsia"/>
          </w:rPr>
          <w:fldChar w:fldCharType="begin"/>
        </w:r>
        <w:r>
          <w:rPr>
            <w:rFonts w:hint="eastAsia"/>
          </w:rPr>
          <w:instrText xml:space="preserve"> </w:instrText>
        </w:r>
        <w:r>
          <w:instrText>PAGEREF _Toc230348888 \h</w:instrText>
        </w:r>
        <w:r>
          <w:rPr>
            <w:rFonts w:hint="eastAsia"/>
          </w:rPr>
          <w:instrText xml:space="preserve"> </w:instrText>
        </w:r>
        <w:r>
          <w:rPr>
            <w:rFonts w:hint="eastAsia"/>
          </w:rPr>
        </w:r>
        <w:r>
          <w:rPr>
            <w:rFonts w:hint="eastAsia"/>
          </w:rPr>
          <w:fldChar w:fldCharType="separate"/>
        </w:r>
        <w:r>
          <w:t>24</w:t>
        </w:r>
        <w:r>
          <w:rPr>
            <w:rFonts w:hint="eastAsia"/>
          </w:rPr>
          <w:fldChar w:fldCharType="end"/>
        </w:r>
      </w:hyperlink>
    </w:p>
    <w:p w14:paraId="53CBD792" w14:textId="77777777" w:rsidR="00D4352C" w:rsidRDefault="00000000">
      <w:pPr>
        <w:pStyle w:val="TableofFigures"/>
        <w:tabs>
          <w:tab w:val="right" w:leader="dot" w:pos="9350"/>
        </w:tabs>
        <w:ind w:left="960" w:hanging="480"/>
        <w:rPr>
          <w:rFonts w:asciiTheme="minorHAnsi" w:eastAsiaTheme="minorEastAsia" w:hAnsiTheme="minorHAnsi" w:cstheme="minorBidi"/>
          <w:color w:val="auto"/>
          <w:sz w:val="22"/>
        </w:rPr>
      </w:pPr>
      <w:hyperlink w:anchor="_Toc230348889" w:history="1">
        <w:r>
          <w:rPr>
            <w:rStyle w:val="Hyperlink"/>
            <w:rFonts w:ascii="Times New Roman" w:eastAsia="SimSun" w:hAnsi="Times New Roman" w:cs="Times New Roman"/>
            <w:i/>
            <w:iCs/>
          </w:rPr>
          <w:t>Figure</w:t>
        </w:r>
        <w:r>
          <w:rPr>
            <w:rStyle w:val="Hyperlink"/>
            <w:rFonts w:ascii="Times New Roman" w:hAnsi="Times New Roman" w:cs="Times New Roman"/>
            <w:i/>
            <w:iCs/>
          </w:rPr>
          <w:t xml:space="preserve"> 10</w:t>
        </w:r>
        <w:r>
          <w:rPr>
            <w:rStyle w:val="Hyperlink"/>
            <w:rFonts w:ascii="Times New Roman" w:hAnsi="Times New Roman" w:cs="Times New Roman"/>
          </w:rPr>
          <w:t>: In-Game Screenshots (Camera Menu, Pause Menu)</w:t>
        </w:r>
        <w:r>
          <w:rPr>
            <w:rFonts w:hint="eastAsia"/>
          </w:rPr>
          <w:tab/>
        </w:r>
        <w:r>
          <w:rPr>
            <w:rFonts w:hint="eastAsia"/>
          </w:rPr>
          <w:fldChar w:fldCharType="begin"/>
        </w:r>
        <w:r>
          <w:rPr>
            <w:rFonts w:hint="eastAsia"/>
          </w:rPr>
          <w:instrText xml:space="preserve"> </w:instrText>
        </w:r>
        <w:r>
          <w:instrText>PAGEREF _Toc230348889 \h</w:instrText>
        </w:r>
        <w:r>
          <w:rPr>
            <w:rFonts w:hint="eastAsia"/>
          </w:rPr>
          <w:instrText xml:space="preserve"> </w:instrText>
        </w:r>
        <w:r>
          <w:rPr>
            <w:rFonts w:hint="eastAsia"/>
          </w:rPr>
        </w:r>
        <w:r>
          <w:rPr>
            <w:rFonts w:hint="eastAsia"/>
          </w:rPr>
          <w:fldChar w:fldCharType="separate"/>
        </w:r>
        <w:r>
          <w:t>26</w:t>
        </w:r>
        <w:r>
          <w:rPr>
            <w:rFonts w:hint="eastAsia"/>
          </w:rPr>
          <w:fldChar w:fldCharType="end"/>
        </w:r>
      </w:hyperlink>
    </w:p>
    <w:p w14:paraId="4E19E4DD" w14:textId="77777777" w:rsidR="00D4352C" w:rsidRDefault="00000000">
      <w:pPr>
        <w:pStyle w:val="TableofFigures"/>
        <w:tabs>
          <w:tab w:val="right" w:leader="dot" w:pos="9350"/>
        </w:tabs>
        <w:ind w:left="960" w:hanging="480"/>
        <w:rPr>
          <w:rFonts w:asciiTheme="minorHAnsi" w:eastAsiaTheme="minorEastAsia" w:hAnsiTheme="minorHAnsi" w:cstheme="minorBidi"/>
          <w:color w:val="auto"/>
          <w:sz w:val="22"/>
        </w:rPr>
      </w:pPr>
      <w:hyperlink w:anchor="_Toc230348890" w:history="1">
        <w:r>
          <w:rPr>
            <w:rStyle w:val="Hyperlink"/>
            <w:rFonts w:ascii="Times New Roman" w:eastAsia="SimSun" w:hAnsi="Times New Roman" w:cs="Times New Roman"/>
            <w:i/>
            <w:iCs/>
          </w:rPr>
          <w:t>Figure</w:t>
        </w:r>
        <w:r>
          <w:rPr>
            <w:rStyle w:val="Hyperlink"/>
            <w:rFonts w:ascii="Times New Roman" w:hAnsi="Times New Roman" w:cs="Times New Roman"/>
            <w:i/>
            <w:iCs/>
          </w:rPr>
          <w:t xml:space="preserve"> 11</w:t>
        </w:r>
        <w:r>
          <w:rPr>
            <w:rStyle w:val="Hyperlink"/>
            <w:rFonts w:ascii="Times New Roman" w:hAnsi="Times New Roman" w:cs="Times New Roman"/>
          </w:rPr>
          <w:t>: Spatial Constraints Blueprint (Camera Movement)</w:t>
        </w:r>
        <w:r>
          <w:rPr>
            <w:rFonts w:hint="eastAsia"/>
          </w:rPr>
          <w:tab/>
        </w:r>
        <w:r>
          <w:rPr>
            <w:rFonts w:hint="eastAsia"/>
          </w:rPr>
          <w:fldChar w:fldCharType="begin"/>
        </w:r>
        <w:r>
          <w:rPr>
            <w:rFonts w:hint="eastAsia"/>
          </w:rPr>
          <w:instrText xml:space="preserve"> </w:instrText>
        </w:r>
        <w:r>
          <w:instrText>PAGEREF _Toc230348890 \h</w:instrText>
        </w:r>
        <w:r>
          <w:rPr>
            <w:rFonts w:hint="eastAsia"/>
          </w:rPr>
          <w:instrText xml:space="preserve"> </w:instrText>
        </w:r>
        <w:r>
          <w:rPr>
            <w:rFonts w:hint="eastAsia"/>
          </w:rPr>
        </w:r>
        <w:r>
          <w:rPr>
            <w:rFonts w:hint="eastAsia"/>
          </w:rPr>
          <w:fldChar w:fldCharType="separate"/>
        </w:r>
        <w:r>
          <w:t>27</w:t>
        </w:r>
        <w:r>
          <w:rPr>
            <w:rFonts w:hint="eastAsia"/>
          </w:rPr>
          <w:fldChar w:fldCharType="end"/>
        </w:r>
      </w:hyperlink>
    </w:p>
    <w:p w14:paraId="526DD08B" w14:textId="77777777" w:rsidR="00D4352C" w:rsidRDefault="00000000">
      <w:pPr>
        <w:pStyle w:val="TableofFigures"/>
        <w:tabs>
          <w:tab w:val="right" w:leader="dot" w:pos="9350"/>
        </w:tabs>
        <w:ind w:left="960" w:hanging="480"/>
        <w:rPr>
          <w:rFonts w:asciiTheme="minorHAnsi" w:eastAsiaTheme="minorEastAsia" w:hAnsiTheme="minorHAnsi" w:cstheme="minorBidi"/>
          <w:color w:val="auto"/>
          <w:sz w:val="22"/>
        </w:rPr>
      </w:pPr>
      <w:hyperlink w:anchor="_Toc230348891" w:history="1">
        <w:r>
          <w:rPr>
            <w:rStyle w:val="Hyperlink"/>
            <w:rFonts w:ascii="Times New Roman" w:eastAsia="SimSun" w:hAnsi="Times New Roman" w:cs="Times New Roman"/>
            <w:i/>
            <w:iCs/>
          </w:rPr>
          <w:t>Figure</w:t>
        </w:r>
        <w:r>
          <w:rPr>
            <w:rStyle w:val="Hyperlink"/>
            <w:rFonts w:ascii="Times New Roman" w:hAnsi="Times New Roman" w:cs="Times New Roman"/>
            <w:i/>
            <w:iCs/>
          </w:rPr>
          <w:t xml:space="preserve"> 12</w:t>
        </w:r>
        <w:r>
          <w:rPr>
            <w:rStyle w:val="Hyperlink"/>
            <w:rFonts w:ascii="Times New Roman" w:hAnsi="Times New Roman" w:cs="Times New Roman"/>
          </w:rPr>
          <w:t>: Results of Prototype Testing Feedback Questionnaire</w:t>
        </w:r>
        <w:r>
          <w:rPr>
            <w:rFonts w:hint="eastAsia"/>
          </w:rPr>
          <w:tab/>
        </w:r>
        <w:r>
          <w:rPr>
            <w:rFonts w:hint="eastAsia"/>
          </w:rPr>
          <w:fldChar w:fldCharType="begin"/>
        </w:r>
        <w:r>
          <w:rPr>
            <w:rFonts w:hint="eastAsia"/>
          </w:rPr>
          <w:instrText xml:space="preserve"> </w:instrText>
        </w:r>
        <w:r>
          <w:instrText>PAGEREF _Toc230348891 \h</w:instrText>
        </w:r>
        <w:r>
          <w:rPr>
            <w:rFonts w:hint="eastAsia"/>
          </w:rPr>
          <w:instrText xml:space="preserve"> </w:instrText>
        </w:r>
        <w:r>
          <w:rPr>
            <w:rFonts w:hint="eastAsia"/>
          </w:rPr>
        </w:r>
        <w:r>
          <w:rPr>
            <w:rFonts w:hint="eastAsia"/>
          </w:rPr>
          <w:fldChar w:fldCharType="separate"/>
        </w:r>
        <w:r>
          <w:t>33</w:t>
        </w:r>
        <w:r>
          <w:rPr>
            <w:rFonts w:hint="eastAsia"/>
          </w:rPr>
          <w:fldChar w:fldCharType="end"/>
        </w:r>
      </w:hyperlink>
    </w:p>
    <w:p w14:paraId="59E651AA" w14:textId="77777777" w:rsidR="00D4352C" w:rsidRDefault="00000000">
      <w:pPr>
        <w:pStyle w:val="TableofFigures"/>
        <w:tabs>
          <w:tab w:val="right" w:leader="dot" w:pos="9350"/>
        </w:tabs>
        <w:ind w:left="960" w:hanging="480"/>
        <w:rPr>
          <w:rFonts w:asciiTheme="minorHAnsi" w:eastAsiaTheme="minorEastAsia" w:hAnsiTheme="minorHAnsi" w:cstheme="minorBidi"/>
          <w:color w:val="auto"/>
          <w:sz w:val="22"/>
        </w:rPr>
      </w:pPr>
      <w:hyperlink w:anchor="_Toc230348892" w:history="1">
        <w:r>
          <w:rPr>
            <w:rStyle w:val="Hyperlink"/>
            <w:rFonts w:ascii="Times New Roman" w:eastAsia="SimSun" w:hAnsi="Times New Roman" w:cs="Times New Roman"/>
            <w:i/>
            <w:iCs/>
          </w:rPr>
          <w:t>Figure</w:t>
        </w:r>
        <w:r>
          <w:rPr>
            <w:rStyle w:val="Hyperlink"/>
            <w:rFonts w:ascii="Times New Roman" w:hAnsi="Times New Roman" w:cs="Times New Roman"/>
            <w:i/>
            <w:iCs/>
          </w:rPr>
          <w:t xml:space="preserve"> 13</w:t>
        </w:r>
        <w:r>
          <w:rPr>
            <w:rStyle w:val="Hyperlink"/>
            <w:rFonts w:ascii="Times New Roman" w:hAnsi="Times New Roman" w:cs="Times New Roman"/>
          </w:rPr>
          <w:t>: Results of Temporal Constraints Test</w:t>
        </w:r>
        <w:r>
          <w:rPr>
            <w:rFonts w:hint="eastAsia"/>
          </w:rPr>
          <w:tab/>
        </w:r>
        <w:r>
          <w:rPr>
            <w:rFonts w:hint="eastAsia"/>
          </w:rPr>
          <w:fldChar w:fldCharType="begin"/>
        </w:r>
        <w:r>
          <w:rPr>
            <w:rFonts w:hint="eastAsia"/>
          </w:rPr>
          <w:instrText xml:space="preserve"> </w:instrText>
        </w:r>
        <w:r>
          <w:instrText>PAGEREF _Toc230348892 \h</w:instrText>
        </w:r>
        <w:r>
          <w:rPr>
            <w:rFonts w:hint="eastAsia"/>
          </w:rPr>
          <w:instrText xml:space="preserve"> </w:instrText>
        </w:r>
        <w:r>
          <w:rPr>
            <w:rFonts w:hint="eastAsia"/>
          </w:rPr>
        </w:r>
        <w:r>
          <w:rPr>
            <w:rFonts w:hint="eastAsia"/>
          </w:rPr>
          <w:fldChar w:fldCharType="separate"/>
        </w:r>
        <w:r>
          <w:t>33</w:t>
        </w:r>
        <w:r>
          <w:rPr>
            <w:rFonts w:hint="eastAsia"/>
          </w:rPr>
          <w:fldChar w:fldCharType="end"/>
        </w:r>
      </w:hyperlink>
    </w:p>
    <w:p w14:paraId="73D7D98C" w14:textId="77777777" w:rsidR="00D4352C" w:rsidRDefault="00000000">
      <w:pPr>
        <w:pStyle w:val="TableofFigures"/>
        <w:tabs>
          <w:tab w:val="right" w:leader="dot" w:pos="9350"/>
        </w:tabs>
        <w:ind w:left="960" w:hanging="480"/>
        <w:rPr>
          <w:rFonts w:asciiTheme="minorHAnsi" w:eastAsiaTheme="minorEastAsia" w:hAnsiTheme="minorHAnsi" w:cstheme="minorBidi"/>
          <w:color w:val="auto"/>
          <w:sz w:val="22"/>
        </w:rPr>
      </w:pPr>
      <w:hyperlink w:anchor="_Toc230348893" w:history="1">
        <w:r>
          <w:rPr>
            <w:rStyle w:val="Hyperlink"/>
            <w:rFonts w:ascii="Times New Roman" w:eastAsia="SimSun" w:hAnsi="Times New Roman" w:cs="Times New Roman"/>
            <w:i/>
            <w:iCs/>
          </w:rPr>
          <w:t>Figure</w:t>
        </w:r>
        <w:r>
          <w:rPr>
            <w:rStyle w:val="Hyperlink"/>
            <w:rFonts w:ascii="Times New Roman" w:hAnsi="Times New Roman" w:cs="Times New Roman"/>
            <w:i/>
            <w:iCs/>
          </w:rPr>
          <w:t xml:space="preserve"> 14</w:t>
        </w:r>
        <w:r>
          <w:rPr>
            <w:rStyle w:val="Hyperlink"/>
            <w:rFonts w:ascii="Times New Roman" w:hAnsi="Times New Roman" w:cs="Times New Roman"/>
          </w:rPr>
          <w:t>: Results of Spatial Constraint Test</w:t>
        </w:r>
        <w:r>
          <w:rPr>
            <w:rFonts w:hint="eastAsia"/>
          </w:rPr>
          <w:tab/>
        </w:r>
        <w:r>
          <w:rPr>
            <w:rFonts w:hint="eastAsia"/>
          </w:rPr>
          <w:fldChar w:fldCharType="begin"/>
        </w:r>
        <w:r>
          <w:rPr>
            <w:rFonts w:hint="eastAsia"/>
          </w:rPr>
          <w:instrText xml:space="preserve"> </w:instrText>
        </w:r>
        <w:r>
          <w:instrText>PAGEREF _Toc230348893 \h</w:instrText>
        </w:r>
        <w:r>
          <w:rPr>
            <w:rFonts w:hint="eastAsia"/>
          </w:rPr>
          <w:instrText xml:space="preserve"> </w:instrText>
        </w:r>
        <w:r>
          <w:rPr>
            <w:rFonts w:hint="eastAsia"/>
          </w:rPr>
        </w:r>
        <w:r>
          <w:rPr>
            <w:rFonts w:hint="eastAsia"/>
          </w:rPr>
          <w:fldChar w:fldCharType="separate"/>
        </w:r>
        <w:r>
          <w:t>35</w:t>
        </w:r>
        <w:r>
          <w:rPr>
            <w:rFonts w:hint="eastAsia"/>
          </w:rPr>
          <w:fldChar w:fldCharType="end"/>
        </w:r>
      </w:hyperlink>
    </w:p>
    <w:p w14:paraId="3AC1B430" w14:textId="77777777" w:rsidR="00D4352C" w:rsidRDefault="00000000">
      <w:pPr>
        <w:pStyle w:val="TableofFigures"/>
        <w:tabs>
          <w:tab w:val="right" w:leader="dot" w:pos="9350"/>
        </w:tabs>
        <w:ind w:left="960" w:hanging="480"/>
        <w:rPr>
          <w:rFonts w:asciiTheme="minorHAnsi" w:eastAsiaTheme="minorEastAsia" w:hAnsiTheme="minorHAnsi" w:cstheme="minorBidi"/>
          <w:color w:val="auto"/>
          <w:sz w:val="22"/>
        </w:rPr>
      </w:pPr>
      <w:hyperlink w:anchor="_Toc230348894" w:history="1">
        <w:r>
          <w:rPr>
            <w:rStyle w:val="Hyperlink"/>
            <w:rFonts w:ascii="Times New Roman" w:eastAsia="SimSun" w:hAnsi="Times New Roman" w:cs="Times New Roman"/>
            <w:i/>
            <w:iCs/>
          </w:rPr>
          <w:t>Figure</w:t>
        </w:r>
        <w:r>
          <w:rPr>
            <w:rStyle w:val="Hyperlink"/>
            <w:rFonts w:ascii="Times New Roman" w:hAnsi="Times New Roman" w:cs="Times New Roman"/>
            <w:i/>
            <w:iCs/>
          </w:rPr>
          <w:t xml:space="preserve"> 14</w:t>
        </w:r>
        <w:r>
          <w:rPr>
            <w:rStyle w:val="Hyperlink"/>
            <w:rFonts w:ascii="Times New Roman" w:hAnsi="Times New Roman" w:cs="Times New Roman"/>
          </w:rPr>
          <w:t>: Results of Final Integrated Constraint Test</w:t>
        </w:r>
        <w:r>
          <w:rPr>
            <w:rFonts w:hint="eastAsia"/>
          </w:rPr>
          <w:tab/>
        </w:r>
        <w:r>
          <w:rPr>
            <w:rFonts w:hint="eastAsia"/>
          </w:rPr>
          <w:fldChar w:fldCharType="begin"/>
        </w:r>
        <w:r>
          <w:rPr>
            <w:rFonts w:hint="eastAsia"/>
          </w:rPr>
          <w:instrText xml:space="preserve"> </w:instrText>
        </w:r>
        <w:r>
          <w:instrText>PAGEREF _Toc230348894 \h</w:instrText>
        </w:r>
        <w:r>
          <w:rPr>
            <w:rFonts w:hint="eastAsia"/>
          </w:rPr>
          <w:instrText xml:space="preserve"> </w:instrText>
        </w:r>
        <w:r>
          <w:rPr>
            <w:rFonts w:hint="eastAsia"/>
          </w:rPr>
        </w:r>
        <w:r>
          <w:rPr>
            <w:rFonts w:hint="eastAsia"/>
          </w:rPr>
          <w:fldChar w:fldCharType="separate"/>
        </w:r>
        <w:r>
          <w:t>38</w:t>
        </w:r>
        <w:r>
          <w:rPr>
            <w:rFonts w:hint="eastAsia"/>
          </w:rPr>
          <w:fldChar w:fldCharType="end"/>
        </w:r>
      </w:hyperlink>
    </w:p>
    <w:p w14:paraId="342A77AB" w14:textId="77777777" w:rsidR="00D4352C" w:rsidRDefault="00000000">
      <w:pPr>
        <w:spacing w:line="259" w:lineRule="auto"/>
        <w:ind w:left="0" w:firstLine="566"/>
        <w:rPr>
          <w:rFonts w:ascii="Times New Roman" w:eastAsiaTheme="minorEastAsia" w:hAnsi="Times New Roman" w:cs="Times New Roman"/>
        </w:rPr>
      </w:pPr>
      <w:r>
        <w:rPr>
          <w:rFonts w:ascii="Times New Roman" w:eastAsiaTheme="minorEastAsia" w:hAnsi="Times New Roman" w:cs="Times New Roman"/>
        </w:rPr>
        <w:fldChar w:fldCharType="end"/>
      </w:r>
    </w:p>
    <w:p w14:paraId="5C3DB9FB" w14:textId="77777777" w:rsidR="00D4352C" w:rsidRDefault="00D4352C">
      <w:pPr>
        <w:spacing w:line="259" w:lineRule="auto"/>
        <w:ind w:left="0" w:firstLine="566"/>
        <w:rPr>
          <w:rFonts w:ascii="Times New Roman" w:eastAsiaTheme="minorEastAsia" w:hAnsi="Times New Roman" w:cs="Times New Roman"/>
        </w:rPr>
      </w:pPr>
    </w:p>
    <w:p w14:paraId="4714AA60" w14:textId="77777777" w:rsidR="00D4352C" w:rsidRDefault="00D4352C">
      <w:pPr>
        <w:spacing w:line="259" w:lineRule="auto"/>
        <w:ind w:left="0" w:firstLine="566"/>
        <w:rPr>
          <w:rFonts w:ascii="Times New Roman" w:eastAsiaTheme="minorEastAsia" w:hAnsi="Times New Roman" w:cs="Times New Roman"/>
        </w:rPr>
      </w:pPr>
    </w:p>
    <w:p w14:paraId="7ED8F6B1" w14:textId="77777777" w:rsidR="00D4352C" w:rsidRDefault="00D4352C">
      <w:pPr>
        <w:spacing w:line="259" w:lineRule="auto"/>
        <w:ind w:left="0" w:firstLine="566"/>
        <w:rPr>
          <w:rFonts w:ascii="Times New Roman" w:eastAsiaTheme="minorEastAsia" w:hAnsi="Times New Roman" w:cs="Times New Roman"/>
        </w:rPr>
      </w:pPr>
    </w:p>
    <w:p w14:paraId="647CF1FD" w14:textId="77777777" w:rsidR="00D4352C" w:rsidRDefault="00000000">
      <w:pPr>
        <w:spacing w:line="259" w:lineRule="auto"/>
        <w:ind w:left="0" w:firstLine="566"/>
        <w:rPr>
          <w:rFonts w:ascii="Times New Roman" w:eastAsiaTheme="minorEastAsia" w:hAnsi="Times New Roman" w:cs="Times New Roman"/>
        </w:rPr>
      </w:pPr>
      <w:r>
        <w:rPr>
          <w:rFonts w:ascii="Times New Roman" w:eastAsiaTheme="minorEastAsia" w:hAnsi="Times New Roman" w:cs="Times New Roman"/>
        </w:rPr>
        <w:br w:type="page"/>
      </w:r>
    </w:p>
    <w:p w14:paraId="285C6355" w14:textId="77777777" w:rsidR="00D4352C" w:rsidRDefault="00000000">
      <w:pPr>
        <w:pStyle w:val="Heading1"/>
      </w:pPr>
      <w:bookmarkStart w:id="1" w:name="_Toc230351189"/>
      <w:r>
        <w:lastRenderedPageBreak/>
        <w:t xml:space="preserve">LIST OF </w:t>
      </w:r>
      <w:r>
        <w:rPr>
          <w:rFonts w:hint="eastAsia"/>
        </w:rPr>
        <w:t>TABLES</w:t>
      </w:r>
      <w:bookmarkEnd w:id="1"/>
    </w:p>
    <w:p w14:paraId="7B5B8759" w14:textId="77777777" w:rsidR="00D4352C" w:rsidRDefault="00D4352C">
      <w:pPr>
        <w:spacing w:line="259" w:lineRule="auto"/>
        <w:ind w:left="0" w:firstLine="566"/>
        <w:rPr>
          <w:rFonts w:ascii="Times New Roman" w:eastAsiaTheme="minorEastAsia" w:hAnsi="Times New Roman" w:cs="Times New Roman"/>
        </w:rPr>
      </w:pPr>
    </w:p>
    <w:p w14:paraId="01644883" w14:textId="77777777" w:rsidR="00D4352C" w:rsidRDefault="00000000">
      <w:pPr>
        <w:pStyle w:val="TableofFigures"/>
        <w:tabs>
          <w:tab w:val="right" w:leader="dot" w:pos="9350"/>
        </w:tabs>
        <w:ind w:left="960" w:hanging="480"/>
        <w:rPr>
          <w:rFonts w:asciiTheme="minorHAnsi" w:eastAsiaTheme="minorEastAsia" w:hAnsiTheme="minorHAnsi" w:cstheme="minorBidi"/>
          <w:color w:val="auto"/>
          <w:sz w:val="22"/>
        </w:rPr>
      </w:pPr>
      <w:r>
        <w:rPr>
          <w:rFonts w:ascii="Times New Roman" w:eastAsiaTheme="minorEastAsia" w:hAnsi="Times New Roman" w:cs="Times New Roman"/>
        </w:rPr>
        <w:fldChar w:fldCharType="begin"/>
      </w:r>
      <w:r>
        <w:rPr>
          <w:rFonts w:ascii="Times New Roman" w:eastAsiaTheme="minorEastAsia" w:hAnsi="Times New Roman" w:cs="Times New Roman"/>
        </w:rPr>
        <w:instrText xml:space="preserve"> TOC \h \z \c "</w:instrText>
      </w:r>
      <w:r>
        <w:rPr>
          <w:rFonts w:ascii="Times New Roman" w:eastAsiaTheme="minorEastAsia" w:hAnsi="Times New Roman" w:cs="Times New Roman"/>
        </w:rPr>
        <w:instrText>表</w:instrText>
      </w:r>
      <w:r>
        <w:rPr>
          <w:rFonts w:ascii="Times New Roman" w:eastAsiaTheme="minorEastAsia" w:hAnsi="Times New Roman" w:cs="Times New Roman"/>
        </w:rPr>
        <w:instrText xml:space="preserve">" </w:instrText>
      </w:r>
      <w:r>
        <w:rPr>
          <w:rFonts w:ascii="Times New Roman" w:eastAsiaTheme="minorEastAsia" w:hAnsi="Times New Roman" w:cs="Times New Roman"/>
        </w:rPr>
        <w:fldChar w:fldCharType="separate"/>
      </w:r>
      <w:hyperlink w:anchor="_Toc230351716" w:history="1">
        <w:r>
          <w:rPr>
            <w:rStyle w:val="Hyperlink"/>
            <w:rFonts w:ascii="Times New Roman" w:hAnsi="Times New Roman" w:cs="Times New Roman"/>
            <w:i/>
            <w:iCs/>
          </w:rPr>
          <w:t>Table 1</w:t>
        </w:r>
        <w:r>
          <w:rPr>
            <w:rStyle w:val="Hyperlink"/>
            <w:rFonts w:ascii="Times New Roman" w:hAnsi="Times New Roman" w:cs="Times New Roman"/>
          </w:rPr>
          <w:t>: A systematic analysis of 20 commercially successful mobile pet simulators</w:t>
        </w:r>
        <w:r>
          <w:rPr>
            <w:rFonts w:hint="eastAsia"/>
          </w:rPr>
          <w:tab/>
        </w:r>
        <w:r>
          <w:rPr>
            <w:rFonts w:hint="eastAsia"/>
          </w:rPr>
          <w:fldChar w:fldCharType="begin"/>
        </w:r>
        <w:r>
          <w:rPr>
            <w:rFonts w:hint="eastAsia"/>
          </w:rPr>
          <w:instrText xml:space="preserve"> </w:instrText>
        </w:r>
        <w:r>
          <w:instrText>PAGEREF _Toc230351716 \h</w:instrText>
        </w:r>
        <w:r>
          <w:rPr>
            <w:rFonts w:hint="eastAsia"/>
          </w:rPr>
          <w:instrText xml:space="preserve"> </w:instrText>
        </w:r>
        <w:r>
          <w:rPr>
            <w:rFonts w:hint="eastAsia"/>
          </w:rPr>
        </w:r>
        <w:r>
          <w:rPr>
            <w:rFonts w:hint="eastAsia"/>
          </w:rPr>
          <w:fldChar w:fldCharType="separate"/>
        </w:r>
        <w:r>
          <w:t>13</w:t>
        </w:r>
        <w:r>
          <w:rPr>
            <w:rFonts w:hint="eastAsia"/>
          </w:rPr>
          <w:fldChar w:fldCharType="end"/>
        </w:r>
      </w:hyperlink>
    </w:p>
    <w:p w14:paraId="7F3E81B5" w14:textId="77777777" w:rsidR="00D4352C" w:rsidRDefault="00000000">
      <w:pPr>
        <w:pStyle w:val="TableofFigures"/>
        <w:tabs>
          <w:tab w:val="right" w:leader="dot" w:pos="9350"/>
        </w:tabs>
        <w:ind w:left="960" w:hanging="480"/>
        <w:rPr>
          <w:rFonts w:asciiTheme="minorHAnsi" w:eastAsiaTheme="minorEastAsia" w:hAnsiTheme="minorHAnsi" w:cstheme="minorBidi"/>
          <w:color w:val="auto"/>
          <w:sz w:val="22"/>
        </w:rPr>
      </w:pPr>
      <w:hyperlink w:anchor="_Toc230351717" w:history="1">
        <w:r>
          <w:rPr>
            <w:rStyle w:val="Hyperlink"/>
            <w:rFonts w:ascii="Times New Roman" w:hAnsi="Times New Roman" w:cs="Times New Roman"/>
            <w:i/>
            <w:iCs/>
          </w:rPr>
          <w:t>Table  2</w:t>
        </w:r>
        <w:r>
          <w:rPr>
            <w:rStyle w:val="Hyperlink"/>
            <w:rFonts w:ascii="Times New Roman" w:hAnsi="Times New Roman" w:cs="Times New Roman"/>
          </w:rPr>
          <w:t>: Destructive Event Rate (DER) Across Work Durations</w:t>
        </w:r>
        <w:r>
          <w:rPr>
            <w:rFonts w:hint="eastAsia"/>
          </w:rPr>
          <w:tab/>
        </w:r>
        <w:r>
          <w:rPr>
            <w:rFonts w:hint="eastAsia"/>
          </w:rPr>
          <w:fldChar w:fldCharType="begin"/>
        </w:r>
        <w:r>
          <w:rPr>
            <w:rFonts w:hint="eastAsia"/>
          </w:rPr>
          <w:instrText xml:space="preserve"> </w:instrText>
        </w:r>
        <w:r>
          <w:instrText>PAGEREF _Toc230351717 \h</w:instrText>
        </w:r>
        <w:r>
          <w:rPr>
            <w:rFonts w:hint="eastAsia"/>
          </w:rPr>
          <w:instrText xml:space="preserve"> </w:instrText>
        </w:r>
        <w:r>
          <w:rPr>
            <w:rFonts w:hint="eastAsia"/>
          </w:rPr>
        </w:r>
        <w:r>
          <w:rPr>
            <w:rFonts w:hint="eastAsia"/>
          </w:rPr>
          <w:fldChar w:fldCharType="separate"/>
        </w:r>
        <w:r>
          <w:t>41</w:t>
        </w:r>
        <w:r>
          <w:rPr>
            <w:rFonts w:hint="eastAsia"/>
          </w:rPr>
          <w:fldChar w:fldCharType="end"/>
        </w:r>
      </w:hyperlink>
    </w:p>
    <w:p w14:paraId="1C02FED5" w14:textId="77777777" w:rsidR="00D4352C" w:rsidRDefault="00000000">
      <w:pPr>
        <w:pStyle w:val="TableofFigures"/>
        <w:tabs>
          <w:tab w:val="right" w:leader="dot" w:pos="9350"/>
        </w:tabs>
        <w:ind w:left="960" w:hanging="480"/>
        <w:rPr>
          <w:rFonts w:asciiTheme="minorHAnsi" w:eastAsiaTheme="minorEastAsia" w:hAnsiTheme="minorHAnsi" w:cstheme="minorBidi"/>
          <w:color w:val="auto"/>
          <w:sz w:val="22"/>
        </w:rPr>
      </w:pPr>
      <w:hyperlink w:anchor="_Toc230351718" w:history="1">
        <w:r>
          <w:rPr>
            <w:rStyle w:val="Hyperlink"/>
            <w:rFonts w:ascii="Times New Roman" w:hAnsi="Times New Roman" w:cs="Times New Roman"/>
            <w:i/>
            <w:iCs/>
          </w:rPr>
          <w:t>Table 3</w:t>
        </w:r>
        <w:r>
          <w:rPr>
            <w:rStyle w:val="Hyperlink"/>
            <w:rFonts w:ascii="Times New Roman" w:hAnsi="Times New Roman" w:cs="Times New Roman"/>
          </w:rPr>
          <w:t>: Perceived Tension and Pressure Metrics Under Spatial Restriction</w:t>
        </w:r>
        <w:r>
          <w:rPr>
            <w:rFonts w:hint="eastAsia"/>
          </w:rPr>
          <w:tab/>
        </w:r>
        <w:r>
          <w:rPr>
            <w:rFonts w:hint="eastAsia"/>
          </w:rPr>
          <w:fldChar w:fldCharType="begin"/>
        </w:r>
        <w:r>
          <w:rPr>
            <w:rFonts w:hint="eastAsia"/>
          </w:rPr>
          <w:instrText xml:space="preserve"> </w:instrText>
        </w:r>
        <w:r>
          <w:instrText>PAGEREF _Toc230351718 \h</w:instrText>
        </w:r>
        <w:r>
          <w:rPr>
            <w:rFonts w:hint="eastAsia"/>
          </w:rPr>
          <w:instrText xml:space="preserve"> </w:instrText>
        </w:r>
        <w:r>
          <w:rPr>
            <w:rFonts w:hint="eastAsia"/>
          </w:rPr>
        </w:r>
        <w:r>
          <w:rPr>
            <w:rFonts w:hint="eastAsia"/>
          </w:rPr>
          <w:fldChar w:fldCharType="separate"/>
        </w:r>
        <w:r>
          <w:t>43</w:t>
        </w:r>
        <w:r>
          <w:rPr>
            <w:rFonts w:hint="eastAsia"/>
          </w:rPr>
          <w:fldChar w:fldCharType="end"/>
        </w:r>
      </w:hyperlink>
    </w:p>
    <w:p w14:paraId="39F6FCFB" w14:textId="77777777" w:rsidR="00D4352C" w:rsidRDefault="00000000">
      <w:pPr>
        <w:spacing w:line="259" w:lineRule="auto"/>
        <w:ind w:left="0" w:firstLine="566"/>
        <w:rPr>
          <w:rFonts w:ascii="Times New Roman" w:eastAsiaTheme="minorEastAsia" w:hAnsi="Times New Roman" w:cs="Times New Roman"/>
        </w:rPr>
      </w:pPr>
      <w:r>
        <w:rPr>
          <w:rFonts w:ascii="Times New Roman" w:eastAsiaTheme="minorEastAsia" w:hAnsi="Times New Roman" w:cs="Times New Roman"/>
        </w:rPr>
        <w:fldChar w:fldCharType="end"/>
      </w:r>
    </w:p>
    <w:p w14:paraId="53540D96" w14:textId="77777777" w:rsidR="00D4352C" w:rsidRDefault="00D4352C">
      <w:pPr>
        <w:spacing w:line="259" w:lineRule="auto"/>
        <w:ind w:left="0" w:firstLine="566"/>
        <w:rPr>
          <w:rFonts w:ascii="Times New Roman" w:eastAsiaTheme="minorEastAsia" w:hAnsi="Times New Roman" w:cs="Times New Roman"/>
        </w:rPr>
      </w:pPr>
    </w:p>
    <w:p w14:paraId="5A9A1C9E" w14:textId="77777777" w:rsidR="00D4352C" w:rsidRDefault="00D4352C">
      <w:pPr>
        <w:spacing w:line="259" w:lineRule="auto"/>
        <w:ind w:left="0" w:firstLine="566"/>
        <w:rPr>
          <w:rFonts w:ascii="Times New Roman" w:eastAsiaTheme="minorEastAsia" w:hAnsi="Times New Roman" w:cs="Times New Roman"/>
        </w:rPr>
      </w:pPr>
    </w:p>
    <w:p w14:paraId="6548AD2B" w14:textId="77777777" w:rsidR="00D4352C" w:rsidRDefault="00D4352C">
      <w:pPr>
        <w:spacing w:line="259" w:lineRule="auto"/>
        <w:ind w:left="0" w:firstLine="566"/>
        <w:rPr>
          <w:rFonts w:ascii="Times New Roman" w:eastAsiaTheme="minorEastAsia" w:hAnsi="Times New Roman" w:cs="Times New Roman"/>
        </w:rPr>
      </w:pPr>
    </w:p>
    <w:p w14:paraId="3028274F" w14:textId="77777777" w:rsidR="00D4352C" w:rsidRDefault="00D4352C">
      <w:pPr>
        <w:spacing w:line="259" w:lineRule="auto"/>
        <w:ind w:left="0" w:firstLine="566"/>
        <w:rPr>
          <w:rFonts w:ascii="Times New Roman" w:eastAsiaTheme="minorEastAsia" w:hAnsi="Times New Roman" w:cs="Times New Roman"/>
        </w:rPr>
      </w:pPr>
    </w:p>
    <w:p w14:paraId="0F78CFA1" w14:textId="77777777" w:rsidR="00D4352C" w:rsidRDefault="00D4352C">
      <w:pPr>
        <w:spacing w:line="259" w:lineRule="auto"/>
        <w:ind w:left="0" w:firstLine="566"/>
        <w:rPr>
          <w:rFonts w:ascii="Times New Roman" w:eastAsiaTheme="minorEastAsia" w:hAnsi="Times New Roman" w:cs="Times New Roman"/>
        </w:rPr>
      </w:pPr>
    </w:p>
    <w:p w14:paraId="28C2035F" w14:textId="77777777" w:rsidR="00D4352C" w:rsidRDefault="00D4352C">
      <w:pPr>
        <w:spacing w:line="259" w:lineRule="auto"/>
        <w:ind w:left="0" w:firstLine="566"/>
        <w:rPr>
          <w:rFonts w:ascii="Times New Roman" w:eastAsiaTheme="minorEastAsia" w:hAnsi="Times New Roman" w:cs="Times New Roman"/>
        </w:rPr>
        <w:sectPr w:rsidR="00D4352C">
          <w:pgSz w:w="12240" w:h="15840"/>
          <w:pgMar w:top="1440" w:right="1440" w:bottom="1440" w:left="1440" w:header="720" w:footer="720" w:gutter="0"/>
          <w:cols w:space="720"/>
        </w:sectPr>
      </w:pPr>
    </w:p>
    <w:p w14:paraId="3608099C" w14:textId="77777777" w:rsidR="00D4352C" w:rsidRDefault="00000000">
      <w:pPr>
        <w:pStyle w:val="Heading1"/>
      </w:pPr>
      <w:bookmarkStart w:id="2" w:name="_Toc230351190"/>
      <w:r>
        <w:lastRenderedPageBreak/>
        <w:t>ABSTRACT</w:t>
      </w:r>
      <w:bookmarkEnd w:id="2"/>
    </w:p>
    <w:p w14:paraId="6D65850E" w14:textId="77777777" w:rsidR="00D4352C" w:rsidRDefault="00000000">
      <w:pPr>
        <w:spacing w:line="259" w:lineRule="auto"/>
        <w:ind w:left="60" w:firstLine="566"/>
        <w:jc w:val="center"/>
        <w:rPr>
          <w:rFonts w:ascii="Times New Roman" w:hAnsi="Times New Roman" w:cs="Times New Roman"/>
        </w:rPr>
      </w:pPr>
      <w:r>
        <w:rPr>
          <w:rFonts w:ascii="Times New Roman" w:hAnsi="Times New Roman" w:cs="Times New Roman"/>
        </w:rPr>
        <w:t xml:space="preserve">  </w:t>
      </w:r>
    </w:p>
    <w:p w14:paraId="6AAE4CB0" w14:textId="77777777" w:rsidR="00D4352C" w:rsidRDefault="00000000">
      <w:pPr>
        <w:spacing w:line="259" w:lineRule="auto"/>
        <w:ind w:left="60" w:firstLine="566"/>
        <w:rPr>
          <w:rFonts w:ascii="Times New Roman" w:hAnsi="Times New Roman" w:cs="Times New Roman"/>
          <w:i/>
          <w:iCs/>
        </w:rPr>
      </w:pPr>
      <w:r>
        <w:rPr>
          <w:rFonts w:ascii="Times New Roman" w:eastAsiaTheme="minorEastAsia" w:hAnsi="Times New Roman" w:cs="Times New Roman"/>
          <w:i/>
          <w:iCs/>
        </w:rPr>
        <w:t>T</w:t>
      </w:r>
      <w:r>
        <w:rPr>
          <w:rFonts w:ascii="Times New Roman" w:hAnsi="Times New Roman" w:cs="Times New Roman"/>
          <w:i/>
          <w:iCs/>
        </w:rPr>
        <w:t>ension through Surveillance Restriction: Designing Strategic Gameplay in Pet Simulation</w:t>
      </w:r>
      <w:r>
        <w:rPr>
          <w:rFonts w:ascii="Times New Roman" w:eastAsiaTheme="minorEastAsia" w:hAnsi="Times New Roman" w:cs="Times New Roman"/>
          <w:i/>
          <w:iCs/>
        </w:rPr>
        <w:t xml:space="preserve"> </w:t>
      </w:r>
      <w:r>
        <w:rPr>
          <w:rFonts w:ascii="Times New Roman" w:hAnsi="Times New Roman" w:cs="Times New Roman"/>
          <w:i/>
          <w:iCs/>
        </w:rPr>
        <w:t xml:space="preserve"> </w:t>
      </w:r>
    </w:p>
    <w:p w14:paraId="3BC0FDA4" w14:textId="77777777" w:rsidR="00D4352C" w:rsidRDefault="00000000">
      <w:pPr>
        <w:spacing w:line="259" w:lineRule="auto"/>
        <w:ind w:left="60" w:firstLine="566"/>
        <w:jc w:val="center"/>
        <w:rPr>
          <w:rFonts w:ascii="Times New Roman" w:hAnsi="Times New Roman" w:cs="Times New Roman"/>
        </w:rPr>
      </w:pPr>
      <w:r>
        <w:rPr>
          <w:rFonts w:ascii="Times New Roman" w:hAnsi="Times New Roman" w:cs="Times New Roman"/>
        </w:rPr>
        <w:t xml:space="preserve"> </w:t>
      </w:r>
    </w:p>
    <w:p w14:paraId="75CF4029" w14:textId="77777777" w:rsidR="00D4352C" w:rsidRDefault="00000000">
      <w:pPr>
        <w:spacing w:after="12" w:line="248" w:lineRule="auto"/>
        <w:jc w:val="center"/>
        <w:rPr>
          <w:rFonts w:ascii="Times New Roman" w:eastAsiaTheme="minorEastAsia" w:hAnsi="Times New Roman" w:cs="Times New Roman"/>
        </w:rPr>
      </w:pPr>
      <w:proofErr w:type="spellStart"/>
      <w:r>
        <w:rPr>
          <w:rFonts w:ascii="Times New Roman" w:eastAsiaTheme="minorEastAsia" w:hAnsi="Times New Roman" w:cs="Times New Roman"/>
        </w:rPr>
        <w:t>Zhiyun</w:t>
      </w:r>
      <w:proofErr w:type="spellEnd"/>
      <w:r>
        <w:rPr>
          <w:rFonts w:ascii="Times New Roman" w:eastAsiaTheme="minorEastAsia" w:hAnsi="Times New Roman" w:cs="Times New Roman"/>
        </w:rPr>
        <w:t xml:space="preserve"> Yu</w:t>
      </w:r>
    </w:p>
    <w:p w14:paraId="2ADD5EF4" w14:textId="77777777" w:rsidR="00D4352C" w:rsidRDefault="00000000">
      <w:pPr>
        <w:spacing w:line="259" w:lineRule="auto"/>
        <w:ind w:left="0" w:firstLine="566"/>
        <w:rPr>
          <w:rFonts w:ascii="Times New Roman" w:eastAsiaTheme="minorEastAsia" w:hAnsi="Times New Roman" w:cs="Times New Roman"/>
        </w:rPr>
      </w:pPr>
      <w:r>
        <w:rPr>
          <w:rFonts w:ascii="Times New Roman" w:hAnsi="Times New Roman" w:cs="Times New Roman"/>
        </w:rPr>
        <w:t xml:space="preserve"> </w:t>
      </w:r>
    </w:p>
    <w:p w14:paraId="09908C70" w14:textId="77777777" w:rsidR="00D4352C" w:rsidRDefault="00000000">
      <w:pPr>
        <w:spacing w:line="259" w:lineRule="auto"/>
        <w:ind w:left="60" w:firstLine="566"/>
        <w:jc w:val="center"/>
        <w:rPr>
          <w:rFonts w:ascii="Times New Roman" w:eastAsiaTheme="minorEastAsia" w:hAnsi="Times New Roman" w:cs="Times New Roman"/>
        </w:rPr>
      </w:pPr>
      <w:r>
        <w:rPr>
          <w:rFonts w:ascii="Times New Roman" w:hAnsi="Times New Roman" w:cs="Times New Roman"/>
        </w:rPr>
        <w:t xml:space="preserve"> </w:t>
      </w:r>
    </w:p>
    <w:p w14:paraId="09685758" w14:textId="77777777" w:rsidR="00D4352C" w:rsidRDefault="00000000">
      <w:pPr>
        <w:spacing w:after="12" w:line="248" w:lineRule="auto"/>
        <w:jc w:val="center"/>
        <w:rPr>
          <w:rFonts w:ascii="Times New Roman" w:hAnsi="Times New Roman" w:cs="Times New Roman"/>
        </w:rPr>
      </w:pPr>
      <w:r>
        <w:rPr>
          <w:rFonts w:ascii="Times New Roman" w:hAnsi="Times New Roman" w:cs="Times New Roman"/>
        </w:rPr>
        <w:t>May 202</w:t>
      </w:r>
      <w:r>
        <w:rPr>
          <w:rFonts w:ascii="Times New Roman" w:eastAsiaTheme="minorEastAsia" w:hAnsi="Times New Roman" w:cs="Times New Roman"/>
        </w:rPr>
        <w:t>5</w:t>
      </w:r>
      <w:r>
        <w:rPr>
          <w:rFonts w:ascii="Times New Roman" w:hAnsi="Times New Roman" w:cs="Times New Roman"/>
        </w:rPr>
        <w:t xml:space="preserve"> </w:t>
      </w:r>
    </w:p>
    <w:p w14:paraId="02EB765B" w14:textId="77777777" w:rsidR="00D4352C" w:rsidRDefault="00000000">
      <w:pPr>
        <w:spacing w:line="259" w:lineRule="auto"/>
        <w:ind w:left="60" w:firstLine="566"/>
        <w:jc w:val="center"/>
        <w:rPr>
          <w:rFonts w:ascii="Times New Roman" w:hAnsi="Times New Roman" w:cs="Times New Roman"/>
        </w:rPr>
      </w:pPr>
      <w:r>
        <w:rPr>
          <w:rFonts w:ascii="Times New Roman" w:hAnsi="Times New Roman" w:cs="Times New Roman"/>
        </w:rPr>
        <w:t xml:space="preserve"> </w:t>
      </w:r>
    </w:p>
    <w:p w14:paraId="1E283B0E" w14:textId="77777777" w:rsidR="00D4352C" w:rsidRDefault="00000000">
      <w:pPr>
        <w:spacing w:line="480" w:lineRule="auto"/>
        <w:ind w:left="60" w:firstLine="566"/>
        <w:jc w:val="center"/>
        <w:rPr>
          <w:rFonts w:ascii="Times New Roman" w:eastAsiaTheme="minorEastAsia" w:hAnsi="Times New Roman" w:cs="Times New Roman"/>
        </w:rPr>
      </w:pPr>
      <w:r>
        <w:rPr>
          <w:rFonts w:ascii="Times New Roman" w:hAnsi="Times New Roman" w:cs="Times New Roman"/>
        </w:rPr>
        <w:t xml:space="preserve"> </w:t>
      </w:r>
      <w:r>
        <w:rPr>
          <w:rFonts w:ascii="Times New Roman" w:eastAsiaTheme="minorEastAsia" w:hAnsi="Times New Roman" w:cs="Times New Roman"/>
        </w:rPr>
        <w:t>This thesis explores how </w:t>
      </w:r>
      <w:ins w:id="3" w:author="Unknown">
        <w:r>
          <w:rPr>
            <w:rFonts w:ascii="Times New Roman" w:eastAsiaTheme="minorEastAsia" w:hAnsi="Times New Roman" w:cs="Times New Roman"/>
          </w:rPr>
          <w:t>restrictions on </w:t>
        </w:r>
      </w:ins>
      <w:r>
        <w:rPr>
          <w:rFonts w:ascii="Times New Roman" w:eastAsiaTheme="minorEastAsia" w:hAnsi="Times New Roman" w:cs="Times New Roman"/>
        </w:rPr>
        <w:t>surveillance</w:t>
      </w:r>
      <w:del w:id="4" w:author="Unknown">
        <w:r>
          <w:rPr>
            <w:rFonts w:ascii="Times New Roman" w:eastAsiaTheme="minorEastAsia" w:hAnsi="Times New Roman" w:cs="Times New Roman"/>
          </w:rPr>
          <w:delText> restriction</w:delText>
        </w:r>
      </w:del>
      <w:r>
        <w:rPr>
          <w:rFonts w:ascii="Times New Roman" w:eastAsiaTheme="minorEastAsia" w:hAnsi="Times New Roman" w:cs="Times New Roman"/>
        </w:rPr>
        <w:t> can create psychological tension and encourage strategic decision-making in pet simulation games. While many pet simulation games emphasize comfort, emotional attachment, continuous control, and immediate feedback, this project investigates how limiting </w:t>
      </w:r>
      <w:ins w:id="5" w:author="Unknown">
        <w:r>
          <w:rPr>
            <w:rFonts w:ascii="Times New Roman" w:eastAsiaTheme="minorEastAsia" w:hAnsi="Times New Roman" w:cs="Times New Roman"/>
          </w:rPr>
          <w:t>access to </w:t>
        </w:r>
      </w:ins>
      <w:r>
        <w:rPr>
          <w:rFonts w:ascii="Times New Roman" w:eastAsiaTheme="minorEastAsia" w:hAnsi="Times New Roman" w:cs="Times New Roman"/>
        </w:rPr>
        <w:t>surveillance </w:t>
      </w:r>
      <w:del w:id="6" w:author="Unknown">
        <w:r>
          <w:rPr>
            <w:rFonts w:ascii="Times New Roman" w:eastAsiaTheme="minorEastAsia" w:hAnsi="Times New Roman" w:cs="Times New Roman"/>
          </w:rPr>
          <w:delText>access </w:delText>
        </w:r>
      </w:del>
      <w:r>
        <w:rPr>
          <w:rFonts w:ascii="Times New Roman" w:eastAsiaTheme="minorEastAsia" w:hAnsi="Times New Roman" w:cs="Times New Roman"/>
        </w:rPr>
        <w:t>can shift pet care from passive observation to</w:t>
      </w:r>
      <w:del w:id="7" w:author="Unknown">
        <w:r>
          <w:rPr>
            <w:rFonts w:ascii="Times New Roman" w:eastAsiaTheme="minorEastAsia" w:hAnsi="Times New Roman" w:cs="Times New Roman"/>
          </w:rPr>
          <w:delText>ward</w:delText>
        </w:r>
      </w:del>
      <w:ins w:id="8" w:author="Unknown">
        <w:r>
          <w:rPr>
            <w:rFonts w:ascii="Times New Roman" w:eastAsiaTheme="minorEastAsia" w:hAnsi="Times New Roman" w:cs="Times New Roman"/>
          </w:rPr>
          <w:t> active</w:t>
        </w:r>
      </w:ins>
      <w:r>
        <w:rPr>
          <w:rFonts w:ascii="Times New Roman" w:eastAsiaTheme="minorEastAsia" w:hAnsi="Times New Roman" w:cs="Times New Roman"/>
        </w:rPr>
        <w:t> prediction, risk assessment, and prioritization. Using the Theory of Constraints as a framework, the study </w:t>
      </w:r>
      <w:ins w:id="9" w:author="Unknown">
        <w:r>
          <w:rPr>
            <w:rFonts w:ascii="Times New Roman" w:eastAsiaTheme="minorEastAsia" w:hAnsi="Times New Roman" w:cs="Times New Roman"/>
          </w:rPr>
          <w:t>i</w:t>
        </w:r>
      </w:ins>
      <w:r>
        <w:rPr>
          <w:rFonts w:ascii="Times New Roman" w:eastAsiaTheme="minorEastAsia" w:hAnsi="Times New Roman" w:cs="Times New Roman"/>
        </w:rPr>
        <w:t>de</w:t>
      </w:r>
      <w:ins w:id="10" w:author="Unknown">
        <w:r>
          <w:rPr>
            <w:rFonts w:ascii="Times New Roman" w:eastAsiaTheme="minorEastAsia" w:hAnsi="Times New Roman" w:cs="Times New Roman"/>
          </w:rPr>
          <w:t>nti</w:t>
        </w:r>
      </w:ins>
      <w:r>
        <w:rPr>
          <w:rFonts w:ascii="Times New Roman" w:eastAsiaTheme="minorEastAsia" w:hAnsi="Times New Roman" w:cs="Times New Roman"/>
        </w:rPr>
        <w:t>fi</w:t>
      </w:r>
      <w:del w:id="11" w:author="Unknown">
        <w:r>
          <w:rPr>
            <w:rFonts w:ascii="Times New Roman" w:eastAsiaTheme="minorEastAsia" w:hAnsi="Times New Roman" w:cs="Times New Roman"/>
          </w:rPr>
          <w:delText>n</w:delText>
        </w:r>
      </w:del>
      <w:r>
        <w:rPr>
          <w:rFonts w:ascii="Times New Roman" w:eastAsiaTheme="minorEastAsia" w:hAnsi="Times New Roman" w:cs="Times New Roman"/>
        </w:rPr>
        <w:t>es limited surveillance access as the </w:t>
      </w:r>
      <w:del w:id="12" w:author="Unknown">
        <w:r>
          <w:rPr>
            <w:rFonts w:ascii="Times New Roman" w:eastAsiaTheme="minorEastAsia" w:hAnsi="Times New Roman" w:cs="Times New Roman"/>
          </w:rPr>
          <w:delText>main</w:delText>
        </w:r>
      </w:del>
      <w:ins w:id="13" w:author="Unknown">
        <w:r>
          <w:rPr>
            <w:rFonts w:ascii="Times New Roman" w:eastAsiaTheme="minorEastAsia" w:hAnsi="Times New Roman" w:cs="Times New Roman"/>
          </w:rPr>
          <w:t>primary</w:t>
        </w:r>
      </w:ins>
      <w:r>
        <w:rPr>
          <w:rFonts w:ascii="Times New Roman" w:eastAsiaTheme="minorEastAsia" w:hAnsi="Times New Roman" w:cs="Times New Roman"/>
        </w:rPr>
        <w:t> system bottleneck. A playable </w:t>
      </w:r>
      <w:del w:id="14" w:author="Unknown">
        <w:r>
          <w:rPr>
            <w:rFonts w:ascii="Times New Roman" w:eastAsiaTheme="minorEastAsia" w:hAnsi="Times New Roman" w:cs="Times New Roman"/>
          </w:rPr>
          <w:delText>Unreal Engine prototype was develop</w:delText>
        </w:r>
      </w:del>
      <w:ins w:id="15" w:author="Unknown">
        <w:r>
          <w:rPr>
            <w:rFonts w:ascii="Times New Roman" w:eastAsiaTheme="minorEastAsia" w:hAnsi="Times New Roman" w:cs="Times New Roman"/>
          </w:rPr>
          <w:t>prototype developed in Unreal Engine was creat</w:t>
        </w:r>
      </w:ins>
      <w:r>
        <w:rPr>
          <w:rFonts w:ascii="Times New Roman" w:eastAsiaTheme="minorEastAsia" w:hAnsi="Times New Roman" w:cs="Times New Roman"/>
        </w:rPr>
        <w:t>ed to test three forms of restriction: temporal restriction through work-time absence, spatial restriction through limited camera visibility, and integrated restriction through the combination of both systems. This research proposes surveillance restriction as a constraint-based design approach for e</w:t>
      </w:r>
      <w:del w:id="16" w:author="Unknown">
        <w:r>
          <w:rPr>
            <w:rFonts w:ascii="Times New Roman" w:eastAsiaTheme="minorEastAsia" w:hAnsi="Times New Roman" w:cs="Times New Roman"/>
          </w:rPr>
          <w:delText>xp</w:delText>
        </w:r>
      </w:del>
      <w:ins w:id="17" w:author="Unknown">
        <w:r>
          <w:rPr>
            <w:rFonts w:ascii="Times New Roman" w:eastAsiaTheme="minorEastAsia" w:hAnsi="Times New Roman" w:cs="Times New Roman"/>
          </w:rPr>
          <w:t>nh</w:t>
        </w:r>
      </w:ins>
      <w:r>
        <w:rPr>
          <w:rFonts w:ascii="Times New Roman" w:eastAsiaTheme="minorEastAsia" w:hAnsi="Times New Roman" w:cs="Times New Roman"/>
        </w:rPr>
        <w:t>an</w:t>
      </w:r>
      <w:del w:id="18" w:author="Unknown">
        <w:r>
          <w:rPr>
            <w:rFonts w:ascii="Times New Roman" w:eastAsiaTheme="minorEastAsia" w:hAnsi="Times New Roman" w:cs="Times New Roman"/>
          </w:rPr>
          <w:delText>d</w:delText>
        </w:r>
      </w:del>
      <w:ins w:id="19" w:author="Unknown">
        <w:r>
          <w:rPr>
            <w:rFonts w:ascii="Times New Roman" w:eastAsiaTheme="minorEastAsia" w:hAnsi="Times New Roman" w:cs="Times New Roman"/>
          </w:rPr>
          <w:t>c</w:t>
        </w:r>
      </w:ins>
      <w:r>
        <w:rPr>
          <w:rFonts w:ascii="Times New Roman" w:eastAsiaTheme="minorEastAsia" w:hAnsi="Times New Roman" w:cs="Times New Roman"/>
        </w:rPr>
        <w:t>ing strategic gameplay in pet simulation games without relying on punishment or moral consequences.</w:t>
      </w:r>
    </w:p>
    <w:p w14:paraId="086E5232" w14:textId="77777777" w:rsidR="00D4352C" w:rsidRDefault="00000000">
      <w:pPr>
        <w:spacing w:line="480" w:lineRule="auto"/>
        <w:ind w:left="60" w:firstLine="566"/>
        <w:jc w:val="center"/>
        <w:rPr>
          <w:rFonts w:ascii="Times New Roman" w:hAnsi="Times New Roman" w:cs="Times New Roman"/>
        </w:rPr>
      </w:pPr>
      <w:r>
        <w:rPr>
          <w:rFonts w:ascii="Times New Roman" w:hAnsi="Times New Roman" w:cs="Times New Roman"/>
        </w:rPr>
        <w:t xml:space="preserve"> </w:t>
      </w:r>
    </w:p>
    <w:p w14:paraId="0B5404EF" w14:textId="77777777" w:rsidR="00D4352C" w:rsidRDefault="00000000">
      <w:pPr>
        <w:spacing w:after="12" w:line="480" w:lineRule="auto"/>
        <w:jc w:val="center"/>
        <w:rPr>
          <w:rFonts w:ascii="Times New Roman" w:eastAsiaTheme="minorEastAsia" w:hAnsi="Times New Roman" w:cs="Times New Roman"/>
          <w:b/>
        </w:rPr>
      </w:pPr>
      <w:r>
        <w:rPr>
          <w:rFonts w:ascii="Times New Roman" w:hAnsi="Times New Roman" w:cs="Times New Roman"/>
        </w:rPr>
        <w:t xml:space="preserve">Keywords: pet simulation, surveillance </w:t>
      </w:r>
      <w:r>
        <w:rPr>
          <w:rFonts w:ascii="Times New Roman" w:eastAsiaTheme="minorEastAsia" w:hAnsi="Times New Roman" w:cs="Times New Roman"/>
        </w:rPr>
        <w:t>game</w:t>
      </w:r>
      <w:r>
        <w:rPr>
          <w:rFonts w:ascii="Times New Roman" w:hAnsi="Times New Roman" w:cs="Times New Roman"/>
        </w:rPr>
        <w:t>, restricted visibility, strategic gameplay, psychological tension, risk management, constraint-based design</w:t>
      </w:r>
    </w:p>
    <w:p w14:paraId="314E0437" w14:textId="77777777" w:rsidR="00D4352C" w:rsidRDefault="00D4352C">
      <w:pPr>
        <w:spacing w:after="14" w:line="480" w:lineRule="auto"/>
        <w:ind w:left="-5" w:right="391"/>
        <w:rPr>
          <w:rFonts w:ascii="Times New Roman" w:eastAsiaTheme="minorEastAsia" w:hAnsi="Times New Roman" w:cs="Times New Roman"/>
          <w:b/>
        </w:rPr>
        <w:sectPr w:rsidR="00D4352C">
          <w:pgSz w:w="12240" w:h="15840"/>
          <w:pgMar w:top="1440" w:right="1440" w:bottom="1440" w:left="1440" w:header="720" w:footer="720" w:gutter="0"/>
          <w:cols w:space="720"/>
        </w:sectPr>
      </w:pPr>
    </w:p>
    <w:p w14:paraId="19047F16" w14:textId="77777777" w:rsidR="00D4352C" w:rsidRDefault="00000000">
      <w:pPr>
        <w:pStyle w:val="Heading1"/>
      </w:pPr>
      <w:bookmarkStart w:id="20" w:name="_Toc230351191"/>
      <w:r>
        <w:lastRenderedPageBreak/>
        <w:t>INTRODUCTION</w:t>
      </w:r>
      <w:bookmarkEnd w:id="20"/>
    </w:p>
    <w:p w14:paraId="5C8C1EF2" w14:textId="77777777" w:rsidR="00D4352C" w:rsidRDefault="00000000">
      <w:pPr>
        <w:spacing w:line="480" w:lineRule="auto"/>
        <w:ind w:left="-5" w:right="391" w:firstLine="519"/>
        <w:rPr>
          <w:rFonts w:ascii="Times New Roman" w:eastAsiaTheme="minorEastAsia" w:hAnsi="Times New Roman" w:cs="Times New Roman"/>
          <w:sz w:val="22"/>
          <w:szCs w:val="22"/>
        </w:rPr>
      </w:pPr>
      <w:r>
        <w:rPr>
          <w:rFonts w:ascii="Times New Roman" w:eastAsiaTheme="minorEastAsia" w:hAnsi="Times New Roman" w:cs="Times New Roman"/>
          <w:sz w:val="22"/>
          <w:szCs w:val="22"/>
        </w:rPr>
        <w:t>The global virtual pet simulation market is expanding rapidly, with forecasts projecting growth from $326.14 million in 2025 to more than $525.05 million by 2030 (Research and Markets, 2025). Despite this strong commercial performance, a systematic analysis of 20 leading mobile pet simulation games reveals a consistent design tendency: approximately 90% of these titles rely on continuous control loops, immediate feedback, and unrestricted visibility to support relaxation and emotional engagement (Sensor Tower, 2024). Although these approaches effectively promote accessibility and user attachment, they also reveal a notable design limitation within pet simulation games. In particular, the genre largely lacks systems that use mechanical constraints to introduce cognitive challenge or strategic complexity.</w:t>
      </w:r>
    </w:p>
    <w:p w14:paraId="068C0D59" w14:textId="77777777" w:rsidR="00D4352C" w:rsidRDefault="00000000">
      <w:pPr>
        <w:spacing w:line="480" w:lineRule="auto"/>
        <w:ind w:left="-5" w:right="391" w:firstLine="519"/>
        <w:rPr>
          <w:rFonts w:ascii="Times New Roman" w:eastAsiaTheme="minorEastAsia" w:hAnsi="Times New Roman" w:cs="Times New Roman"/>
          <w:sz w:val="22"/>
          <w:szCs w:val="22"/>
        </w:rPr>
      </w:pPr>
      <w:r>
        <w:rPr>
          <w:rFonts w:ascii="Times New Roman" w:eastAsiaTheme="minorEastAsia" w:hAnsi="Times New Roman" w:cs="Times New Roman"/>
          <w:sz w:val="22"/>
          <w:szCs w:val="22"/>
        </w:rPr>
        <w:t>To address this limitation, the present study draws on the Theory of Constraints (TOC), which conceptualizes system behavior as primarily shaped by its most restrictive element (TOC Institute, n.d.). Within this framework, the principal constraint is defined as monitoring time bandwidth, namely the limited capacity players have to observe system states and intervene while managing concurrent tasks in pet simulation gameplay. By introducing spatial limitations alongside temporal bottlenecks, the project examines how deliberately imposed restrictions can reorganize player behavior under conditions of uncertainty.</w:t>
      </w:r>
    </w:p>
    <w:p w14:paraId="45E8C43B" w14:textId="77777777" w:rsidR="00D4352C" w:rsidRDefault="00000000">
      <w:pPr>
        <w:pStyle w:val="Heading1"/>
      </w:pPr>
      <w:bookmarkStart w:id="21" w:name="_Toc230351192"/>
      <w:r>
        <w:t>Research Focus Statement</w:t>
      </w:r>
      <w:bookmarkEnd w:id="21"/>
    </w:p>
    <w:p w14:paraId="0DBCEE6B" w14:textId="77777777" w:rsidR="00D4352C" w:rsidRDefault="00000000">
      <w:pPr>
        <w:spacing w:after="161" w:line="480" w:lineRule="auto"/>
        <w:ind w:left="-5" w:right="373" w:firstLine="519"/>
        <w:rPr>
          <w:rFonts w:ascii="Times New Roman" w:hAnsi="Times New Roman" w:cs="Times New Roman"/>
        </w:rPr>
      </w:pPr>
      <w:r>
        <w:rPr>
          <w:rFonts w:ascii="Times New Roman" w:hAnsi="Times New Roman" w:cs="Times New Roman"/>
          <w:sz w:val="22"/>
        </w:rPr>
        <w:t xml:space="preserve">This study explores how mechanical </w:t>
      </w:r>
      <w:r>
        <w:rPr>
          <w:rFonts w:ascii="Times New Roman" w:eastAsiaTheme="minorEastAsia" w:hAnsi="Times New Roman" w:cs="Times New Roman"/>
          <w:sz w:val="22"/>
        </w:rPr>
        <w:t xml:space="preserve">surveillance </w:t>
      </w:r>
      <w:r>
        <w:rPr>
          <w:rFonts w:ascii="Times New Roman" w:hAnsi="Times New Roman" w:cs="Times New Roman"/>
          <w:sz w:val="22"/>
        </w:rPr>
        <w:t xml:space="preserve">constraints can be intentionally used in simulation games to create psychological tension and promote strategic decision-making. Set within a remote pet monitoring scenario, the game requires players to manage an active, disruptive pet through limited surveillance tools and teleoperated gadgets, responding selectively to prevent harm. Unlike traditional pet simulation games that emphasize relaxation and emotional connection, this project transforms passive observation into an active, tension-driven strategy system. By embedding systemic constraints into the core mechanics, the game demonstrates how constraints can focus attention, </w:t>
      </w:r>
      <w:r>
        <w:rPr>
          <w:rFonts w:ascii="Times New Roman" w:hAnsi="Times New Roman" w:cs="Times New Roman"/>
          <w:sz w:val="22"/>
        </w:rPr>
        <w:lastRenderedPageBreak/>
        <w:t>encourage more strategic play, and increase engagement without relying on punishment or moral consequences.</w:t>
      </w:r>
    </w:p>
    <w:p w14:paraId="24133053" w14:textId="77777777" w:rsidR="00D4352C" w:rsidRDefault="00000000">
      <w:pPr>
        <w:pStyle w:val="Heading1"/>
      </w:pPr>
      <w:bookmarkStart w:id="22" w:name="_Toc230351193"/>
      <w:r>
        <w:t>Research Gap and Evidence</w:t>
      </w:r>
      <w:bookmarkEnd w:id="22"/>
    </w:p>
    <w:p w14:paraId="0F31B580" w14:textId="77777777" w:rsidR="00D4352C" w:rsidRDefault="00000000">
      <w:pPr>
        <w:spacing w:after="161" w:line="480" w:lineRule="auto"/>
        <w:ind w:left="-5" w:right="373" w:firstLine="519"/>
        <w:rPr>
          <w:rFonts w:ascii="Times New Roman" w:hAnsi="Times New Roman" w:cs="Times New Roman"/>
        </w:rPr>
      </w:pPr>
      <w:r>
        <w:rPr>
          <w:rFonts w:ascii="Times New Roman" w:hAnsi="Times New Roman" w:cs="Times New Roman"/>
          <w:sz w:val="22"/>
        </w:rPr>
        <w:t>Despite strong commercial growth, virtual pet simulators rarely use constraint-driven mechanics. Using Sensor Tower data from 2024, this study evaluated two design elements: mechanical constraints (e.g., limited monitoring range, limited interaction, or delayed feedback) and stress-inducing mechanics (e.g., resource scarcity, risk of failure, or strategic ambiguity).</w:t>
      </w:r>
    </w:p>
    <w:p w14:paraId="010C9EB6" w14:textId="77777777" w:rsidR="00D4352C" w:rsidRDefault="00000000">
      <w:pPr>
        <w:spacing w:after="161" w:line="480" w:lineRule="auto"/>
        <w:ind w:left="-5" w:right="373" w:firstLine="519"/>
        <w:rPr>
          <w:rFonts w:ascii="Times New Roman" w:hAnsi="Times New Roman" w:cs="Times New Roman"/>
        </w:rPr>
      </w:pPr>
      <w:r>
        <w:rPr>
          <w:rFonts w:ascii="Times New Roman" w:hAnsi="Times New Roman" w:cs="Times New Roman"/>
          <w:sz w:val="22"/>
        </w:rPr>
        <w:t>The analysis showed that 18 of the 20 games relied on continuous control loops (e.g., feeding, customization, or care), continuous visibility, and immediate feedback. None implemented systematic constraints such as limited viewing angles, intervention caps, or action delays. The remaining two games used only a small number of restrictive mechanisms. Happy Pet Story includes intervention cooldowns, with some tools requiring players to wait several minutes before using them again. Talking Ben includes a limited number of “punishment” mechanisms and caps the number of times players can intervene in undesirable pet behavior. The former supports time-rhythm management and payment guidance, while the latter enhances character performance and humor. Neither produces sustained strategic decision-making pressure or cognitive challenge. Overall, these games remain relaxation-oriented rather than strategy-oriented experiences.</w:t>
      </w:r>
    </w:p>
    <w:p w14:paraId="5C3149DD" w14:textId="77777777" w:rsidR="00D4352C" w:rsidRDefault="00000000">
      <w:pPr>
        <w:spacing w:after="161" w:line="480" w:lineRule="auto"/>
        <w:ind w:left="-5" w:right="373" w:firstLine="519"/>
        <w:rPr>
          <w:rFonts w:ascii="Times New Roman" w:hAnsi="Times New Roman" w:cs="Times New Roman"/>
        </w:rPr>
      </w:pPr>
      <w:r>
        <w:rPr>
          <w:rFonts w:ascii="Times New Roman" w:hAnsi="Times New Roman" w:cs="Times New Roman"/>
          <w:sz w:val="22"/>
        </w:rPr>
        <w:t xml:space="preserve">According to Research and Markets (2025), the global virtual pet simulator app market is expected to grow from $326.14 million in 2025 to $525.05 million in 2030, reflecting strong user demand and market saturation. The report notes that “strategy-oriented simulators emphasize progression mechanisms that reward careful planning,” but it does not identify commercial precedents for restriction mechanisms that induce tension and increase strategic gameplay. This points to a clear market and design gap: while the genre continues to grow in revenue and user base, its gameplay remains largely unrestricted. This study addresses that gap by intentionally embedding </w:t>
      </w:r>
      <w:r>
        <w:rPr>
          <w:rFonts w:ascii="Times New Roman" w:hAnsi="Times New Roman" w:cs="Times New Roman"/>
          <w:sz w:val="22"/>
        </w:rPr>
        <w:lastRenderedPageBreak/>
        <w:t>restriction mechanisms into the core design, transforming pet simulation into a site of conscious cognitive challenge and strategic play.</w:t>
      </w:r>
    </w:p>
    <w:p w14:paraId="69EB8165" w14:textId="77777777" w:rsidR="00D4352C" w:rsidRDefault="00000000">
      <w:pPr>
        <w:pStyle w:val="Heading1"/>
      </w:pPr>
      <w:bookmarkStart w:id="23" w:name="_Toc230351194"/>
      <w:r>
        <w:t>Theoretical Framework: Theory of Constraints (TOC)</w:t>
      </w:r>
      <w:bookmarkEnd w:id="23"/>
    </w:p>
    <w:p w14:paraId="0ACFEA65" w14:textId="77777777" w:rsidR="00D4352C" w:rsidRDefault="00000000">
      <w:pPr>
        <w:spacing w:line="480" w:lineRule="auto"/>
        <w:ind w:firstLine="519"/>
        <w:rPr>
          <w:rFonts w:ascii="Times New Roman" w:eastAsiaTheme="minorEastAsia" w:hAnsi="Times New Roman" w:cs="Times New Roman"/>
          <w:sz w:val="22"/>
          <w:szCs w:val="22"/>
        </w:rPr>
      </w:pPr>
      <w:r>
        <w:rPr>
          <w:rFonts w:ascii="Times New Roman" w:eastAsiaTheme="minorEastAsia" w:hAnsi="Times New Roman" w:cs="Times New Roman"/>
          <w:sz w:val="22"/>
          <w:szCs w:val="22"/>
        </w:rPr>
        <w:t>This research is informed by the Theory of Constraints (TOC), which proposes that system behavior is primarily shaped by its main limiting factor. Rather than optimizing all system components equally, TOC emphasizes identifying the primary constraint that governs overall system performance.</w:t>
      </w:r>
    </w:p>
    <w:p w14:paraId="655FCAFA" w14:textId="77777777" w:rsidR="00D4352C" w:rsidRDefault="00000000">
      <w:pPr>
        <w:spacing w:line="480" w:lineRule="auto"/>
        <w:ind w:firstLine="519"/>
        <w:rPr>
          <w:rFonts w:ascii="Times New Roman" w:eastAsiaTheme="minorEastAsia" w:hAnsi="Times New Roman" w:cs="Times New Roman"/>
          <w:sz w:val="22"/>
          <w:szCs w:val="22"/>
        </w:rPr>
      </w:pPr>
      <w:r>
        <w:rPr>
          <w:rFonts w:ascii="Times New Roman" w:eastAsiaTheme="minorEastAsia" w:hAnsi="Times New Roman" w:cs="Times New Roman"/>
          <w:sz w:val="22"/>
          <w:szCs w:val="22"/>
        </w:rPr>
        <w:t>In this study, the primary system constraint is monitoring time bandwidth, defined as the amount of time players can devote to observing surveillance information. Rather than directly limiting player abilities or action mechanics, the system restricts access to real-time environmental information by requiring players to allocate time to work tasks. As work occupancy increases, available monitoring bandwidth decreases.</w:t>
      </w:r>
    </w:p>
    <w:p w14:paraId="26FAD20E" w14:textId="77777777" w:rsidR="00D4352C" w:rsidRDefault="00000000">
      <w:pPr>
        <w:spacing w:line="480" w:lineRule="auto"/>
        <w:ind w:firstLine="519"/>
        <w:rPr>
          <w:rFonts w:ascii="Times New Roman" w:eastAsiaTheme="minorEastAsia" w:hAnsi="Times New Roman" w:cs="Times New Roman"/>
          <w:sz w:val="22"/>
          <w:szCs w:val="22"/>
        </w:rPr>
      </w:pPr>
      <w:r>
        <w:rPr>
          <w:rFonts w:ascii="Times New Roman" w:eastAsiaTheme="minorEastAsia" w:hAnsi="Times New Roman" w:cs="Times New Roman"/>
          <w:sz w:val="22"/>
          <w:szCs w:val="22"/>
        </w:rPr>
        <w:t>This reduction in monitoring time bandwidth increases informational uncertainty. Players must make decisions based on incomplete or delayed knowledge of system states. Within this framework, Work-In-Progress (WIP) is reinterpreted as cognitive and informational workload: the number of system states players must mentally track while away from surveillance. As monitoring interruptions increase, WIP accumulates cognitively rather than physically.</w:t>
      </w:r>
    </w:p>
    <w:p w14:paraId="7F5938E0" w14:textId="77777777" w:rsidR="00D4352C" w:rsidRDefault="00000000">
      <w:pPr>
        <w:spacing w:line="480" w:lineRule="auto"/>
        <w:ind w:firstLine="519"/>
        <w:rPr>
          <w:rFonts w:ascii="Times New Roman" w:eastAsiaTheme="minorEastAsia" w:hAnsi="Times New Roman" w:cs="Times New Roman"/>
          <w:sz w:val="22"/>
          <w:szCs w:val="22"/>
        </w:rPr>
      </w:pPr>
      <w:r>
        <w:rPr>
          <w:rFonts w:ascii="Times New Roman" w:eastAsiaTheme="minorEastAsia" w:hAnsi="Times New Roman" w:cs="Times New Roman"/>
          <w:sz w:val="22"/>
          <w:szCs w:val="22"/>
        </w:rPr>
        <w:t>The conceptual model can therefore be expressed as the following causal chain:</w:t>
      </w:r>
    </w:p>
    <w:p w14:paraId="1CE7E8C1" w14:textId="77777777" w:rsidR="00D4352C" w:rsidRDefault="00000000">
      <w:pPr>
        <w:spacing w:line="480" w:lineRule="auto"/>
        <w:ind w:firstLine="519"/>
        <w:jc w:val="center"/>
        <w:rPr>
          <w:rFonts w:ascii="Times New Roman" w:eastAsiaTheme="minorEastAsia" w:hAnsi="Times New Roman" w:cs="Times New Roman"/>
          <w:sz w:val="22"/>
          <w:szCs w:val="22"/>
        </w:rPr>
      </w:pPr>
      <w:r>
        <w:rPr>
          <w:rFonts w:ascii="Times New Roman" w:hAnsi="Times New Roman" w:cs="Times New Roman"/>
          <w:noProof/>
          <w:sz w:val="22"/>
          <w:szCs w:val="22"/>
        </w:rPr>
        <w:lastRenderedPageBreak/>
        <w:drawing>
          <wp:inline distT="0" distB="0" distL="0" distR="0" wp14:anchorId="3C3F8B3D" wp14:editId="6CCD7A13">
            <wp:extent cx="2279650" cy="3310255"/>
            <wp:effectExtent l="0" t="0" r="6350" b="4445"/>
            <wp:docPr id="335315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315690" name="Picture 1"/>
                    <pic:cNvPicPr>
                      <a:picLocks noChangeAspect="1"/>
                    </pic:cNvPicPr>
                  </pic:nvPicPr>
                  <pic:blipFill>
                    <a:blip r:embed="rId11"/>
                    <a:stretch>
                      <a:fillRect/>
                    </a:stretch>
                  </pic:blipFill>
                  <pic:spPr>
                    <a:xfrm>
                      <a:off x="0" y="0"/>
                      <a:ext cx="2281877" cy="3313156"/>
                    </a:xfrm>
                    <a:prstGeom prst="rect">
                      <a:avLst/>
                    </a:prstGeom>
                  </pic:spPr>
                </pic:pic>
              </a:graphicData>
            </a:graphic>
          </wp:inline>
        </w:drawing>
      </w:r>
    </w:p>
    <w:p w14:paraId="07D905DD" w14:textId="77777777" w:rsidR="00D4352C" w:rsidRDefault="00000000">
      <w:pPr>
        <w:pStyle w:val="Caption"/>
        <w:jc w:val="center"/>
        <w:rPr>
          <w:rFonts w:ascii="Times New Roman" w:eastAsiaTheme="minorEastAsia" w:hAnsi="Times New Roman" w:cs="Times New Roman"/>
          <w:sz w:val="22"/>
          <w:szCs w:val="22"/>
        </w:rPr>
      </w:pPr>
      <w:bookmarkStart w:id="24" w:name="_Ref230348061"/>
      <w:bookmarkStart w:id="25" w:name="_Toc230348880"/>
      <w:r>
        <w:rPr>
          <w:rFonts w:ascii="Times New Roman" w:eastAsia="SimSun" w:hAnsi="Times New Roman" w:cs="Times New Roman"/>
          <w:i/>
          <w:iCs/>
        </w:rPr>
        <w:t>Figure</w:t>
      </w:r>
      <w:r>
        <w:rPr>
          <w:rFonts w:ascii="Times New Roman" w:hAnsi="Times New Roman" w:cs="Times New Roman"/>
          <w:i/>
          <w:iCs/>
        </w:rPr>
        <w:t xml:space="preserve"> </w:t>
      </w:r>
      <w:r>
        <w:rPr>
          <w:rFonts w:ascii="Times New Roman" w:hAnsi="Times New Roman" w:cs="Times New Roman"/>
          <w:i/>
          <w:iCs/>
        </w:rPr>
        <w:fldChar w:fldCharType="begin"/>
      </w:r>
      <w:r>
        <w:rPr>
          <w:rFonts w:ascii="Times New Roman" w:hAnsi="Times New Roman" w:cs="Times New Roman"/>
          <w:i/>
          <w:iCs/>
        </w:rPr>
        <w:instrText xml:space="preserve"> SEQ </w:instrText>
      </w:r>
      <w:r>
        <w:rPr>
          <w:rFonts w:ascii="Times New Roman" w:hAnsi="Times New Roman" w:cs="Times New Roman"/>
          <w:i/>
          <w:iCs/>
        </w:rPr>
        <w:instrText>图</w:instrText>
      </w:r>
      <w:r>
        <w:rPr>
          <w:rFonts w:ascii="Times New Roman" w:hAnsi="Times New Roman" w:cs="Times New Roman"/>
          <w:i/>
          <w:iCs/>
        </w:rPr>
        <w:instrText xml:space="preserve"> \* ARABIC </w:instrText>
      </w:r>
      <w:r>
        <w:rPr>
          <w:rFonts w:ascii="Times New Roman" w:hAnsi="Times New Roman" w:cs="Times New Roman"/>
          <w:i/>
          <w:iCs/>
        </w:rPr>
        <w:fldChar w:fldCharType="separate"/>
      </w:r>
      <w:r>
        <w:rPr>
          <w:rFonts w:ascii="Times New Roman" w:hAnsi="Times New Roman" w:cs="Times New Roman"/>
          <w:i/>
          <w:iCs/>
        </w:rPr>
        <w:t>1</w:t>
      </w:r>
      <w:r>
        <w:rPr>
          <w:rFonts w:ascii="Times New Roman" w:hAnsi="Times New Roman" w:cs="Times New Roman"/>
          <w:i/>
          <w:iCs/>
        </w:rPr>
        <w:fldChar w:fldCharType="end"/>
      </w:r>
      <w:r>
        <w:rPr>
          <w:rFonts w:ascii="Times New Roman" w:hAnsi="Times New Roman" w:cs="Times New Roman" w:hint="eastAsia"/>
        </w:rPr>
        <w:t xml:space="preserve">: </w:t>
      </w:r>
      <w:r>
        <w:rPr>
          <w:rFonts w:ascii="Times New Roman" w:hAnsi="Times New Roman" w:cs="Times New Roman"/>
        </w:rPr>
        <w:t>From “MDA: A Formal Approach to Game Design and Game Research” by R.</w:t>
      </w:r>
      <w:bookmarkEnd w:id="24"/>
      <w:bookmarkEnd w:id="25"/>
    </w:p>
    <w:p w14:paraId="2BC2A948" w14:textId="77777777" w:rsidR="00D4352C" w:rsidRDefault="00000000">
      <w:pPr>
        <w:spacing w:line="480" w:lineRule="auto"/>
        <w:ind w:left="0" w:firstLineChars="257" w:firstLine="565"/>
        <w:rPr>
          <w:rFonts w:ascii="Times New Roman" w:eastAsiaTheme="minorEastAsia" w:hAnsi="Times New Roman" w:cs="Times New Roman"/>
          <w:sz w:val="22"/>
          <w:szCs w:val="22"/>
        </w:rPr>
      </w:pPr>
      <w:r>
        <w:rPr>
          <w:rFonts w:ascii="Times New Roman" w:eastAsiaTheme="minorEastAsia" w:hAnsi="Times New Roman" w:cs="Times New Roman"/>
          <w:sz w:val="22"/>
          <w:szCs w:val="22"/>
        </w:rPr>
        <w:t>By manipulating monitoring-time restrictions, the system regulates informational throughput, cognitive pressure, and, ultimately, strategic adaptation. Surveillance restriction functions not as a deprivation of agency, but as a structural bottleneck that reorganizes player behavior under uncertainty.</w:t>
      </w:r>
    </w:p>
    <w:p w14:paraId="65E4F942" w14:textId="77777777" w:rsidR="00D4352C" w:rsidRDefault="00000000">
      <w:pPr>
        <w:pStyle w:val="Heading1"/>
      </w:pPr>
      <w:bookmarkStart w:id="26" w:name="_Toc230351195"/>
      <w:r>
        <w:t>Literature Review</w:t>
      </w:r>
      <w:bookmarkEnd w:id="26"/>
    </w:p>
    <w:p w14:paraId="1C3B4B78" w14:textId="77777777" w:rsidR="00D4352C" w:rsidRDefault="00000000">
      <w:pPr>
        <w:spacing w:after="181" w:line="480" w:lineRule="auto"/>
        <w:ind w:right="130"/>
        <w:rPr>
          <w:rFonts w:ascii="Times New Roman" w:hAnsi="Times New Roman" w:cs="Times New Roman"/>
          <w:sz w:val="36"/>
          <w:szCs w:val="36"/>
        </w:rPr>
      </w:pPr>
      <w:r>
        <w:rPr>
          <w:rFonts w:ascii="Times New Roman" w:eastAsiaTheme="minorEastAsia" w:hAnsi="Times New Roman" w:cs="Times New Roman" w:hint="eastAsia"/>
          <w:szCs w:val="36"/>
        </w:rPr>
        <w:t xml:space="preserve">1. </w:t>
      </w:r>
      <w:r>
        <w:rPr>
          <w:rFonts w:ascii="Times New Roman" w:hAnsi="Times New Roman" w:cs="Times New Roman"/>
          <w:szCs w:val="36"/>
        </w:rPr>
        <w:t>TOC Institute. (n.d.). Theory of Constraints</w:t>
      </w:r>
    </w:p>
    <w:p w14:paraId="29CB030D" w14:textId="77777777" w:rsidR="00D4352C" w:rsidRDefault="00000000">
      <w:pPr>
        <w:spacing w:after="161" w:line="480" w:lineRule="auto"/>
        <w:ind w:left="-5" w:right="373" w:firstLine="519"/>
        <w:rPr>
          <w:rFonts w:ascii="Times New Roman" w:eastAsiaTheme="minorEastAsia" w:hAnsi="Times New Roman" w:cs="Times New Roman"/>
          <w:sz w:val="22"/>
        </w:rPr>
      </w:pPr>
      <w:r>
        <w:rPr>
          <w:rFonts w:ascii="Times New Roman" w:hAnsi="Times New Roman" w:cs="Times New Roman"/>
          <w:sz w:val="22"/>
        </w:rPr>
        <w:t>According to the TOC Institute, “a constraint limits the output of every system, whether we acknowledge it or not. When properly identified and managed, constraints provide the fastest route to significant improvement and form the bedrock for continuous growth. When ignored, the constraint may lie idle, squandering system capacity. An out-of-control constraint may also wreak havoc on delivery schedules and cause unpredictable delays” (TOC Institute, n.d.).</w:t>
      </w:r>
    </w:p>
    <w:p w14:paraId="6C40D5FF" w14:textId="77777777" w:rsidR="00D4352C" w:rsidRDefault="00000000">
      <w:pPr>
        <w:spacing w:after="161" w:line="480" w:lineRule="auto"/>
        <w:ind w:left="-5" w:right="373" w:firstLine="519"/>
        <w:rPr>
          <w:rFonts w:ascii="Times New Roman" w:eastAsiaTheme="minorEastAsia" w:hAnsi="Times New Roman" w:cs="Times New Roman"/>
          <w:sz w:val="22"/>
        </w:rPr>
      </w:pPr>
      <w:r>
        <w:rPr>
          <w:rFonts w:ascii="Times New Roman" w:hAnsi="Times New Roman" w:cs="Times New Roman"/>
          <w:sz w:val="22"/>
        </w:rPr>
        <w:t xml:space="preserve">This perspective reframes constraints not as weaknesses to be eliminated, but as structural determinants of system performance. In interactive systems such as games, this logic suggests that a </w:t>
      </w:r>
      <w:r>
        <w:rPr>
          <w:rFonts w:ascii="Times New Roman" w:hAnsi="Times New Roman" w:cs="Times New Roman"/>
          <w:sz w:val="22"/>
        </w:rPr>
        <w:lastRenderedPageBreak/>
        <w:t>deliberately designed bottleneck can reorganize player behavior and redirect strategic focus. In this study, surveillance restriction functions as the primary constraint governing informational throughput. By structuring when and how players access monitoring information, the system reorganizes decision-making behavior under uncertainty.</w:t>
      </w:r>
    </w:p>
    <w:p w14:paraId="0E5E9465" w14:textId="77777777" w:rsidR="00D4352C" w:rsidRDefault="00000000">
      <w:pPr>
        <w:pStyle w:val="ListParagraph"/>
        <w:spacing w:after="161" w:line="480" w:lineRule="auto"/>
        <w:ind w:left="0" w:right="373" w:firstLine="566"/>
        <w:rPr>
          <w:rFonts w:ascii="Times New Roman" w:eastAsiaTheme="minorEastAsia" w:hAnsi="Times New Roman" w:cs="Times New Roman"/>
        </w:rPr>
      </w:pPr>
      <w:r>
        <w:rPr>
          <w:rFonts w:ascii="Times New Roman" w:eastAsiaTheme="minorEastAsia" w:hAnsi="Times New Roman" w:cs="Times New Roman" w:hint="eastAsia"/>
        </w:rPr>
        <w:t xml:space="preserve">2. </w:t>
      </w:r>
      <w:r>
        <w:rPr>
          <w:rFonts w:ascii="Times New Roman" w:hAnsi="Times New Roman" w:cs="Times New Roman"/>
        </w:rPr>
        <w:t>Finn Atkinson and Laura Pruszko. 2025. Player Agency Under Constraint: A Pilot Study on the Forced-Choice Effect in Narrative Difficulty Design. In Proceedings of the 2025 Conference on Creativity and Cognition (C&amp;C ’25). Association for Computing Machinery, New York, NY, USA, 404–408.</w:t>
      </w:r>
      <w:hyperlink r:id="rId12">
        <w:r>
          <w:rPr>
            <w:rFonts w:ascii="Times New Roman" w:hAnsi="Times New Roman" w:cs="Times New Roman"/>
            <w:color w:val="0000FF"/>
            <w:u w:val="single" w:color="0000FF"/>
          </w:rPr>
          <w:t>https://doi.org/10.1145/3698061.3735326</w:t>
        </w:r>
      </w:hyperlink>
      <w:hyperlink r:id="rId13">
        <w:r>
          <w:rPr>
            <w:rFonts w:ascii="Times New Roman" w:hAnsi="Times New Roman" w:cs="Times New Roman"/>
          </w:rPr>
          <w:t xml:space="preserve"> </w:t>
        </w:r>
      </w:hyperlink>
      <w:r>
        <w:rPr>
          <w:rFonts w:ascii="Times New Roman" w:hAnsi="Times New Roman" w:cs="Times New Roman"/>
        </w:rPr>
        <w:t>https://doi.org/10.1145/3698061.3735326</w:t>
      </w:r>
    </w:p>
    <w:p w14:paraId="5D6FAACD" w14:textId="77777777" w:rsidR="00D4352C" w:rsidRDefault="00000000">
      <w:pPr>
        <w:spacing w:after="161" w:line="480" w:lineRule="auto"/>
        <w:ind w:left="-5" w:right="373" w:firstLine="519"/>
        <w:rPr>
          <w:rFonts w:ascii="Times New Roman" w:hAnsi="Times New Roman" w:cs="Times New Roman"/>
        </w:rPr>
      </w:pPr>
      <w:r>
        <w:rPr>
          <w:rFonts w:ascii="Times New Roman" w:hAnsi="Times New Roman" w:cs="Times New Roman"/>
          <w:sz w:val="22"/>
        </w:rPr>
        <w:t>This article describes the “forced-choice effect” observed in a study of constrained decision-making in Elden Ring, where players facing limited options tended to focus on dominant strategies. The authors note that “players converged toward dominant strategies—with variation in how they interpreted them.” In the proposed game, similar constraints, such as limited camera access and restricted intervention opportunities, push players to prioritize actions and develop adaptive strategies under pressure. This supports the idea that intentional mechanical limitation can sharpen decision-making and increase psychological engagement, even when player freedom is reduced.</w:t>
      </w:r>
    </w:p>
    <w:p w14:paraId="1FF85896" w14:textId="77777777" w:rsidR="00D4352C" w:rsidRDefault="00000000">
      <w:pPr>
        <w:spacing w:after="0" w:line="480" w:lineRule="auto"/>
        <w:ind w:right="130"/>
        <w:rPr>
          <w:rFonts w:ascii="Times New Roman" w:eastAsiaTheme="minorEastAsia" w:hAnsi="Times New Roman" w:cs="Times New Roman"/>
        </w:rPr>
      </w:pPr>
      <w:r>
        <w:rPr>
          <w:rFonts w:ascii="Times New Roman" w:eastAsiaTheme="minorEastAsia" w:hAnsi="Times New Roman" w:cs="Times New Roman" w:hint="eastAsia"/>
        </w:rPr>
        <w:t xml:space="preserve">3. </w:t>
      </w:r>
      <w:r>
        <w:rPr>
          <w:rFonts w:ascii="Times New Roman" w:hAnsi="Times New Roman" w:cs="Times New Roman"/>
        </w:rPr>
        <w:t>Spiliopoulos, L., Ortmann, A., &amp; Zhang, L. (2018). Complexity, attention, and choice in games under time constraints: A process analysis. Journal of Experimental Psychology: Learning, Memory, and Cognition, 44(10), 1609–1640. https://doi.org/10.1037/xlm0000535</w:t>
      </w:r>
      <w:hyperlink r:id="rId14">
        <w:r>
          <w:rPr>
            <w:rFonts w:ascii="Times New Roman" w:hAnsi="Times New Roman" w:cs="Times New Roman"/>
          </w:rPr>
          <w:t xml:space="preserve"> </w:t>
        </w:r>
      </w:hyperlink>
      <w:hyperlink r:id="rId15">
        <w:r>
          <w:rPr>
            <w:rFonts w:ascii="Times New Roman" w:hAnsi="Times New Roman" w:cs="Times New Roman"/>
            <w:u w:val="single" w:color="000000"/>
          </w:rPr>
          <w:t>https://doi.org/10.1037/xlm0000535</w:t>
        </w:r>
      </w:hyperlink>
      <w:hyperlink r:id="rId16">
        <w:r>
          <w:rPr>
            <w:rFonts w:ascii="Times New Roman" w:hAnsi="Times New Roman" w:cs="Times New Roman"/>
          </w:rPr>
          <w:t xml:space="preserve"> </w:t>
        </w:r>
      </w:hyperlink>
    </w:p>
    <w:p w14:paraId="156B2B5E" w14:textId="77777777" w:rsidR="00D4352C" w:rsidRDefault="00000000">
      <w:pPr>
        <w:spacing w:after="35" w:line="480" w:lineRule="auto"/>
        <w:ind w:firstLine="519"/>
        <w:rPr>
          <w:rFonts w:ascii="Times New Roman" w:hAnsi="Times New Roman" w:cs="Times New Roman"/>
        </w:rPr>
      </w:pPr>
      <w:r>
        <w:rPr>
          <w:rFonts w:ascii="Times New Roman" w:hAnsi="Times New Roman" w:cs="Times New Roman"/>
          <w:sz w:val="22"/>
        </w:rPr>
        <w:t xml:space="preserve">This article shows that when players face time pressure, they tend to focus attention, simplify decision-making, and rely on faster strategies without reducing performance. In the proposed game, players are not placed under strict time pressure; instead, they face limited spatial and tool-based agency. The fixed number of cameras and restricted use of intervention tools, such as toys or distractions, require </w:t>
      </w:r>
      <w:r>
        <w:rPr>
          <w:rFonts w:ascii="Times New Roman" w:hAnsi="Times New Roman" w:cs="Times New Roman"/>
          <w:sz w:val="22"/>
        </w:rPr>
        <w:lastRenderedPageBreak/>
        <w:t>players to attend selectively to the most relevant cues and prioritize actions carefully. This aligns with Spiliopoulos et al.’s observation that constraints reshape player cognition, encouraging deliberate strategic action and heightened engagement even in the absence of temporal urgency.</w:t>
      </w:r>
    </w:p>
    <w:p w14:paraId="4B6B6374" w14:textId="77777777" w:rsidR="00D4352C" w:rsidRDefault="00000000">
      <w:pPr>
        <w:pStyle w:val="Heading1"/>
      </w:pPr>
      <w:bookmarkStart w:id="27" w:name="_Toc230351196"/>
      <w:r>
        <w:t>Historical-Technical Survey</w:t>
      </w:r>
      <w:bookmarkEnd w:id="27"/>
    </w:p>
    <w:p w14:paraId="71D33CB8" w14:textId="77777777" w:rsidR="00D4352C" w:rsidRDefault="00000000">
      <w:pPr>
        <w:pStyle w:val="Heading2"/>
      </w:pPr>
      <w:bookmarkStart w:id="28" w:name="_Toc230351197"/>
      <w:r>
        <w:t>1. Five Nights at Freddy’s (Scott Cawthon, 2014)</w:t>
      </w:r>
      <w:bookmarkEnd w:id="28"/>
    </w:p>
    <w:p w14:paraId="4FCD480B" w14:textId="77777777" w:rsidR="00D4352C" w:rsidRDefault="00000000">
      <w:pPr>
        <w:spacing w:line="480" w:lineRule="auto"/>
        <w:ind w:left="-5" w:right="391" w:firstLine="519"/>
        <w:rPr>
          <w:rFonts w:ascii="Times New Roman" w:hAnsi="Times New Roman" w:cs="Times New Roman"/>
          <w:sz w:val="22"/>
          <w:szCs w:val="22"/>
        </w:rPr>
      </w:pPr>
      <w:r>
        <w:rPr>
          <w:rFonts w:ascii="Times New Roman" w:hAnsi="Times New Roman" w:cs="Times New Roman"/>
          <w:sz w:val="22"/>
          <w:szCs w:val="22"/>
        </w:rPr>
        <w:t>This game relies on static surveillance cameras, limited energy, and delayed action feedback to generate stress and fear. Players must balance limited resources with fragmented visual information in order to survive nighttime threats. Its effectiveness lies in forcing players to make decisions under incomplete information and time-sensitive constraints.</w:t>
      </w:r>
    </w:p>
    <w:p w14:paraId="1151A8BD" w14:textId="77777777" w:rsidR="00D4352C" w:rsidRDefault="00000000">
      <w:pPr>
        <w:spacing w:line="480" w:lineRule="auto"/>
        <w:ind w:left="-5" w:right="391" w:firstLine="519"/>
        <w:rPr>
          <w:rFonts w:ascii="Times New Roman" w:hAnsi="Times New Roman" w:cs="Times New Roman"/>
          <w:sz w:val="22"/>
          <w:szCs w:val="22"/>
        </w:rPr>
      </w:pPr>
      <w:r>
        <w:rPr>
          <w:rFonts w:ascii="Times New Roman" w:hAnsi="Times New Roman" w:cs="Times New Roman"/>
          <w:sz w:val="22"/>
          <w:szCs w:val="22"/>
        </w:rPr>
        <w:t>The proposed game draws on its surveillance interface and constraint mechanisms, including limited visibility and limited intervention, but removes terror and punishment as incentive structures. Instead, it applies these systems to a care-based setting, transforming fear into focused engagement. The game retains the strategic tension of FNAF while replacing fear with cognitive urgency, making the experience suitable for nonviolent simulation while maintaining emotional intensity.</w:t>
      </w:r>
    </w:p>
    <w:p w14:paraId="04C30CDE" w14:textId="77777777" w:rsidR="00D4352C" w:rsidRDefault="00000000">
      <w:pPr>
        <w:pStyle w:val="Heading2"/>
      </w:pPr>
      <w:bookmarkStart w:id="29" w:name="_Toc230351198"/>
      <w:r>
        <w:t>2. Talking Ben (Outfit7, 2011)</w:t>
      </w:r>
      <w:bookmarkEnd w:id="29"/>
    </w:p>
    <w:p w14:paraId="49D14896" w14:textId="77777777" w:rsidR="00D4352C" w:rsidRDefault="00000000">
      <w:pPr>
        <w:spacing w:line="480" w:lineRule="auto"/>
        <w:ind w:left="-5" w:right="391" w:firstLine="519"/>
        <w:rPr>
          <w:rFonts w:ascii="Times New Roman" w:hAnsi="Times New Roman" w:cs="Times New Roman"/>
          <w:sz w:val="22"/>
          <w:szCs w:val="22"/>
        </w:rPr>
      </w:pPr>
      <w:r>
        <w:rPr>
          <w:rFonts w:ascii="Times New Roman" w:hAnsi="Times New Roman" w:cs="Times New Roman"/>
          <w:sz w:val="22"/>
          <w:szCs w:val="22"/>
        </w:rPr>
        <w:t>Talking Ben is part of the Talking Tom series and is primarily designed as a casual entertainment app. Although most interactions are open-ended and humorous, the game introduces a limited-use “scold” feature that allows players to briefly interrupt Ben’s behavior a few times per day. This mechanic suggests intervention scarcity, but it is designed to create comedic timing rather than to challenge player decision-making.</w:t>
      </w:r>
    </w:p>
    <w:p w14:paraId="7CDA7536" w14:textId="77777777" w:rsidR="00D4352C" w:rsidRDefault="00000000">
      <w:pPr>
        <w:spacing w:line="480" w:lineRule="auto"/>
        <w:ind w:left="-5" w:right="391" w:firstLine="519"/>
        <w:rPr>
          <w:rFonts w:ascii="Times New Roman" w:hAnsi="Times New Roman" w:cs="Times New Roman"/>
          <w:sz w:val="22"/>
          <w:szCs w:val="22"/>
        </w:rPr>
      </w:pPr>
      <w:r>
        <w:rPr>
          <w:rFonts w:ascii="Times New Roman" w:hAnsi="Times New Roman" w:cs="Times New Roman"/>
          <w:sz w:val="22"/>
          <w:szCs w:val="22"/>
        </w:rPr>
        <w:t xml:space="preserve">The proposed game draws from this idea of limiting player interaction, but recontextualizes it as a strategic decision-making system rather than a novelty feature. A limiting mechanic built around </w:t>
      </w:r>
      <w:r>
        <w:rPr>
          <w:rFonts w:ascii="Times New Roman" w:hAnsi="Times New Roman" w:cs="Times New Roman"/>
          <w:sz w:val="22"/>
          <w:szCs w:val="22"/>
        </w:rPr>
        <w:lastRenderedPageBreak/>
        <w:t>emotional feedback is replaced by a delayed, meaningful intervention system that encourages players to think strategically, making each action cognitively meaningful rather than purely entertaining.</w:t>
      </w:r>
    </w:p>
    <w:p w14:paraId="63CF86D6" w14:textId="77777777" w:rsidR="00D4352C" w:rsidRDefault="00000000">
      <w:pPr>
        <w:pStyle w:val="Heading2"/>
      </w:pPr>
      <w:bookmarkStart w:id="30" w:name="_Toc230351199"/>
      <w:r>
        <w:t>3. Tamagotchi (Bandai, 1996)</w:t>
      </w:r>
      <w:bookmarkEnd w:id="30"/>
    </w:p>
    <w:p w14:paraId="2B74A113" w14:textId="77777777" w:rsidR="00D4352C" w:rsidRDefault="00000000">
      <w:pPr>
        <w:spacing w:line="480" w:lineRule="auto"/>
        <w:ind w:left="-5" w:right="391" w:firstLine="519"/>
        <w:rPr>
          <w:rFonts w:ascii="Times New Roman" w:hAnsi="Times New Roman" w:cs="Times New Roman"/>
          <w:sz w:val="22"/>
          <w:szCs w:val="22"/>
        </w:rPr>
      </w:pPr>
      <w:r>
        <w:rPr>
          <w:rFonts w:ascii="Times New Roman" w:hAnsi="Times New Roman" w:cs="Times New Roman"/>
          <w:sz w:val="22"/>
          <w:szCs w:val="22"/>
        </w:rPr>
        <w:t>Tamagotchi pioneered virtual pet care by offering a minimalist interface with only a small number of options. Despite its simplicity, the system creates deep emotional attachment through lasting consequences: if users neglect their pet, it may become sick or die. This is one of the earliest digital examples of limited control generating substantial psychological investment.</w:t>
      </w:r>
    </w:p>
    <w:p w14:paraId="34542DDF" w14:textId="77777777" w:rsidR="00D4352C" w:rsidRDefault="00000000">
      <w:pPr>
        <w:spacing w:line="480" w:lineRule="auto"/>
        <w:ind w:left="-5" w:right="391" w:firstLine="519"/>
        <w:rPr>
          <w:rFonts w:ascii="Times New Roman" w:hAnsi="Times New Roman" w:cs="Times New Roman"/>
          <w:sz w:val="22"/>
          <w:szCs w:val="22"/>
        </w:rPr>
      </w:pPr>
      <w:r>
        <w:rPr>
          <w:rFonts w:ascii="Times New Roman" w:hAnsi="Times New Roman" w:cs="Times New Roman"/>
          <w:sz w:val="22"/>
          <w:szCs w:val="22"/>
        </w:rPr>
        <w:t>This project extends the principle of “consequences for inaction” by positioning the player as a surveillance agent with incomplete information, increasing tension through visual constraints and time delays.</w:t>
      </w:r>
    </w:p>
    <w:p w14:paraId="1C7080EE" w14:textId="77777777" w:rsidR="00D4352C" w:rsidRDefault="00000000">
      <w:pPr>
        <w:pStyle w:val="Heading1"/>
      </w:pPr>
      <w:bookmarkStart w:id="31" w:name="_Toc230351200"/>
      <w:r>
        <w:t>Artifact Overview</w:t>
      </w:r>
      <w:bookmarkEnd w:id="31"/>
    </w:p>
    <w:p w14:paraId="230EF7CA" w14:textId="77777777" w:rsidR="00D4352C" w:rsidRDefault="00000000">
      <w:pPr>
        <w:spacing w:line="480" w:lineRule="auto"/>
        <w:ind w:left="-15" w:right="391" w:firstLine="519"/>
        <w:rPr>
          <w:rFonts w:ascii="Times New Roman" w:hAnsi="Times New Roman" w:cs="Times New Roman"/>
          <w:sz w:val="22"/>
          <w:szCs w:val="22"/>
        </w:rPr>
      </w:pPr>
      <w:r>
        <w:rPr>
          <w:rFonts w:ascii="Times New Roman" w:hAnsi="Times New Roman" w:cs="Times New Roman"/>
          <w:sz w:val="22"/>
          <w:szCs w:val="22"/>
        </w:rPr>
        <w:t>This thesis explores how constrained mechanical systems, such as limited monitoring, delayed actions, and limited interventions, can create psychological tension and cognitive engagement in a remote pet monitoring simulation. Built for PC using Unreal Engine 5, the prototype enhances the playability and strategic depth of the casual pet simulation genre through a decision-making perspective grounded in partial information.</w:t>
      </w:r>
    </w:p>
    <w:p w14:paraId="1044C53F" w14:textId="77777777" w:rsidR="00D4352C" w:rsidRDefault="00000000">
      <w:pPr>
        <w:spacing w:line="480" w:lineRule="auto"/>
        <w:ind w:left="-15" w:right="391" w:firstLine="519"/>
        <w:rPr>
          <w:rFonts w:ascii="Times New Roman" w:hAnsi="Times New Roman" w:cs="Times New Roman"/>
          <w:sz w:val="22"/>
          <w:szCs w:val="22"/>
        </w:rPr>
      </w:pPr>
      <w:r>
        <w:rPr>
          <w:rFonts w:ascii="Times New Roman" w:hAnsi="Times New Roman" w:cs="Times New Roman"/>
          <w:sz w:val="22"/>
          <w:szCs w:val="22"/>
        </w:rPr>
        <w:t>The game places players in the role of a pet owner who is away from home for work and monitors their pet through a network of fixed cameras accessed via a smartphone interface. Gameplay revolves around switching camera views, detecting destructive behavior, such as knocking over objects or chewing furniture, and responding through limited interventions, such as voice commands or virtual toys. Interventions are governed by cooldowns and delays, requiring players to think carefully and prioritize their actions.</w:t>
      </w:r>
    </w:p>
    <w:p w14:paraId="394FB297" w14:textId="77777777" w:rsidR="00D4352C" w:rsidRDefault="00000000">
      <w:pPr>
        <w:spacing w:line="480" w:lineRule="auto"/>
        <w:ind w:left="-15" w:right="391" w:firstLine="519"/>
        <w:rPr>
          <w:rFonts w:ascii="Times New Roman" w:hAnsi="Times New Roman" w:cs="Times New Roman"/>
          <w:sz w:val="22"/>
          <w:szCs w:val="22"/>
        </w:rPr>
      </w:pPr>
      <w:r>
        <w:rPr>
          <w:rFonts w:ascii="Times New Roman" w:hAnsi="Times New Roman" w:cs="Times New Roman"/>
          <w:sz w:val="22"/>
          <w:szCs w:val="22"/>
        </w:rPr>
        <w:lastRenderedPageBreak/>
        <w:t>A pet status interface is displayed before the monitoring phase begins. The interface presents key indicators, such as mood, hunger, and destructive drive. These values are updated over time and affect the likelihood that the pet will engage in destructive behavior. Players must interpret these indicators and determine in advance when to intervene or switch cameras. This mechanism adds a layer of prediction and resource management to the system, encouraging players to combine real-time monitoring with strategic foresight.</w:t>
      </w:r>
    </w:p>
    <w:p w14:paraId="4183273E" w14:textId="77777777" w:rsidR="00D4352C" w:rsidRDefault="00000000">
      <w:pPr>
        <w:spacing w:after="150" w:line="480" w:lineRule="auto"/>
        <w:ind w:left="-15" w:right="391" w:firstLine="519"/>
        <w:rPr>
          <w:rFonts w:ascii="Times New Roman" w:hAnsi="Times New Roman" w:cs="Times New Roman"/>
          <w:sz w:val="22"/>
          <w:szCs w:val="22"/>
        </w:rPr>
      </w:pPr>
      <w:r>
        <w:rPr>
          <w:rFonts w:ascii="Times New Roman" w:hAnsi="Times New Roman" w:cs="Times New Roman"/>
          <w:sz w:val="22"/>
          <w:szCs w:val="22"/>
        </w:rPr>
        <w:t>Unlike traditional pet simulators, this system intentionally deprives players of full autonomy. The goal is not constant interaction, but strategic inaction and anticipation. In “Thesis I,” the pet’s behavior is driven by a random script; in Thesis II, this system could be extended into a finite state machine or lightweight AI. The emphasis is on the player’s ability to manage uncertainty and allocate limited attention, especially in later stages when background distractions, such as work-related tasks, are introduced.</w:t>
      </w:r>
    </w:p>
    <w:p w14:paraId="5F854DF0" w14:textId="77777777" w:rsidR="00D4352C" w:rsidRDefault="00000000">
      <w:pPr>
        <w:pStyle w:val="Heading1"/>
      </w:pPr>
      <w:bookmarkStart w:id="32" w:name="_Toc230351201"/>
      <w:r>
        <w:t>Design Methods</w:t>
      </w:r>
      <w:bookmarkEnd w:id="32"/>
    </w:p>
    <w:p w14:paraId="180BD6EB" w14:textId="77777777" w:rsidR="00D4352C" w:rsidRDefault="00000000">
      <w:pPr>
        <w:spacing w:line="480" w:lineRule="auto"/>
        <w:ind w:left="-5" w:right="391" w:firstLine="519"/>
        <w:rPr>
          <w:rFonts w:ascii="Times New Roman" w:eastAsiaTheme="minorEastAsia" w:hAnsi="Times New Roman" w:cs="Times New Roman"/>
          <w:sz w:val="22"/>
          <w:szCs w:val="22"/>
        </w:rPr>
      </w:pPr>
      <w:r>
        <w:rPr>
          <w:rFonts w:ascii="Times New Roman" w:hAnsi="Times New Roman" w:cs="Times New Roman"/>
          <w:sz w:val="22"/>
          <w:szCs w:val="22"/>
        </w:rPr>
        <w:t>Content analysis: A systematic review of 20 commercially successful mobile pet simulators (Table 1, 2025) examined industry tendencies toward unrestricted interaction and immediate feedback. These findings highlighted a gap in research on constraint-based systems within the genre and guided the decision to pursue mechanisms that increase cognitive engagement. Theory-driven framework: The design draws on the MDA framework to</w:t>
      </w:r>
      <w:r>
        <w:t xml:space="preserve"> </w:t>
      </w:r>
      <w:r>
        <w:rPr>
          <w:rFonts w:ascii="Times New Roman" w:hAnsi="Times New Roman" w:cs="Times New Roman"/>
          <w:sz w:val="22"/>
          <w:szCs w:val="22"/>
        </w:rPr>
        <w:t>structure how mechanical constraints, such as fixed viewpoints and input delays, create dynamic changes in priority, tension, and focus. The theory supports the core hypothesis that constraints, rather than freedom alone, can enhance psychological immersion.</w:t>
      </w:r>
    </w:p>
    <w:p w14:paraId="1940A9F9" w14:textId="77777777" w:rsidR="00D4352C" w:rsidRDefault="00000000">
      <w:pPr>
        <w:pStyle w:val="Caption"/>
        <w:jc w:val="center"/>
        <w:rPr>
          <w:rFonts w:ascii="Times New Roman" w:eastAsiaTheme="minorEastAsia" w:hAnsi="Times New Roman" w:cs="Times New Roman"/>
          <w:sz w:val="24"/>
          <w:szCs w:val="24"/>
        </w:rPr>
      </w:pPr>
      <w:bookmarkStart w:id="33" w:name="_Toc230351716"/>
      <w:r>
        <w:rPr>
          <w:rFonts w:ascii="Times New Roman" w:hAnsi="Times New Roman" w:cs="Times New Roman"/>
          <w:i/>
          <w:iCs/>
          <w:sz w:val="24"/>
          <w:szCs w:val="24"/>
        </w:rPr>
        <w:t xml:space="preserve">Table </w:t>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SEQ </w:instrText>
      </w:r>
      <w:r>
        <w:rPr>
          <w:rFonts w:ascii="Times New Roman" w:hAnsi="Times New Roman" w:cs="Times New Roman"/>
          <w:i/>
          <w:iCs/>
          <w:sz w:val="24"/>
          <w:szCs w:val="24"/>
        </w:rPr>
        <w:instrText>表</w:instrText>
      </w:r>
      <w:r>
        <w:rPr>
          <w:rFonts w:ascii="Times New Roman" w:hAnsi="Times New Roman" w:cs="Times New Roman"/>
          <w:i/>
          <w:iCs/>
          <w:sz w:val="24"/>
          <w:szCs w:val="24"/>
        </w:rPr>
        <w:instrText xml:space="preserve"> \* ARABIC </w:instrText>
      </w:r>
      <w:r>
        <w:rPr>
          <w:rFonts w:ascii="Times New Roman" w:hAnsi="Times New Roman" w:cs="Times New Roman"/>
          <w:i/>
          <w:iCs/>
          <w:sz w:val="24"/>
          <w:szCs w:val="24"/>
        </w:rPr>
        <w:fldChar w:fldCharType="separate"/>
      </w:r>
      <w:r>
        <w:rPr>
          <w:rFonts w:ascii="Times New Roman" w:hAnsi="Times New Roman" w:cs="Times New Roman"/>
          <w:i/>
          <w:iCs/>
          <w:sz w:val="24"/>
          <w:szCs w:val="24"/>
        </w:rPr>
        <w:t>1</w:t>
      </w:r>
      <w:r>
        <w:rPr>
          <w:rFonts w:ascii="Times New Roman" w:hAnsi="Times New Roman" w:cs="Times New Roman"/>
          <w:i/>
          <w:iCs/>
          <w:sz w:val="24"/>
          <w:szCs w:val="24"/>
        </w:rPr>
        <w:fldChar w:fldCharType="end"/>
      </w:r>
      <w:r>
        <w:rPr>
          <w:rFonts w:ascii="Times New Roman" w:hAnsi="Times New Roman" w:cs="Times New Roman"/>
          <w:sz w:val="24"/>
          <w:szCs w:val="24"/>
        </w:rPr>
        <w:t>: A systematic analysis of 20 commercially successful mobile pet simulators</w:t>
      </w:r>
      <w:bookmarkEnd w:id="33"/>
    </w:p>
    <w:p w14:paraId="60C57C90" w14:textId="77777777" w:rsidR="00D4352C" w:rsidRDefault="00D4352C">
      <w:pPr>
        <w:spacing w:before="5" w:after="183" w:line="259" w:lineRule="auto"/>
        <w:ind w:left="0" w:firstLine="519"/>
        <w:rPr>
          <w:rFonts w:ascii="Times New Roman" w:eastAsiaTheme="minorEastAsia" w:hAnsi="Times New Roman" w:cs="Times New Roman"/>
          <w:i/>
          <w:iCs/>
          <w:sz w:val="22"/>
          <w:szCs w:val="22"/>
        </w:rPr>
      </w:pPr>
    </w:p>
    <w:p w14:paraId="1348889E" w14:textId="77777777" w:rsidR="00D4352C" w:rsidRDefault="00000000">
      <w:pPr>
        <w:spacing w:line="480" w:lineRule="auto"/>
        <w:ind w:left="-5" w:right="391" w:firstLine="519"/>
        <w:rPr>
          <w:rFonts w:ascii="Times New Roman" w:hAnsi="Times New Roman" w:cs="Times New Roman"/>
          <w:sz w:val="22"/>
          <w:szCs w:val="22"/>
        </w:rPr>
      </w:pPr>
      <w:r>
        <w:rPr>
          <w:rFonts w:ascii="Times New Roman" w:hAnsi="Times New Roman" w:cs="Times New Roman"/>
          <w:sz w:val="22"/>
          <w:szCs w:val="22"/>
        </w:rPr>
        <w:t>Design specifications: The HUD adopts a retro anime and candy-colored visual style, similar to Muse Dash, and includes the following elements:</w:t>
      </w:r>
    </w:p>
    <w:p w14:paraId="60ADC2E1" w14:textId="77777777" w:rsidR="00D4352C" w:rsidRDefault="00000000">
      <w:pPr>
        <w:numPr>
          <w:ilvl w:val="0"/>
          <w:numId w:val="1"/>
        </w:numPr>
        <w:spacing w:after="111" w:line="480" w:lineRule="auto"/>
        <w:ind w:right="391" w:firstLine="519"/>
        <w:rPr>
          <w:rFonts w:ascii="Times New Roman" w:hAnsi="Times New Roman" w:cs="Times New Roman"/>
          <w:sz w:val="22"/>
          <w:szCs w:val="22"/>
        </w:rPr>
      </w:pPr>
      <w:r>
        <w:rPr>
          <w:rFonts w:ascii="Times New Roman" w:hAnsi="Times New Roman" w:cs="Times New Roman"/>
          <w:sz w:val="22"/>
          <w:szCs w:val="22"/>
        </w:rPr>
        <w:lastRenderedPageBreak/>
        <w:t>A fixed-room monitoring layout with a single active camera feed at a time</w:t>
      </w:r>
    </w:p>
    <w:p w14:paraId="051A1566" w14:textId="77777777" w:rsidR="00D4352C" w:rsidRDefault="00000000">
      <w:pPr>
        <w:numPr>
          <w:ilvl w:val="0"/>
          <w:numId w:val="1"/>
        </w:numPr>
        <w:spacing w:line="480" w:lineRule="auto"/>
        <w:ind w:right="391" w:firstLine="519"/>
        <w:rPr>
          <w:rFonts w:ascii="Times New Roman" w:hAnsi="Times New Roman" w:cs="Times New Roman"/>
          <w:sz w:val="22"/>
          <w:szCs w:val="22"/>
        </w:rPr>
      </w:pPr>
      <w:r>
        <w:rPr>
          <w:rFonts w:ascii="Times New Roman" w:hAnsi="Times New Roman" w:cs="Times New Roman"/>
          <w:sz w:val="22"/>
          <w:szCs w:val="22"/>
        </w:rPr>
        <w:t>A scripted pet behavior timeline that randomly selects events from a limited pool, such as knocking over or chewing objects</w:t>
      </w:r>
    </w:p>
    <w:p w14:paraId="54B38D7F" w14:textId="77777777" w:rsidR="00D4352C" w:rsidRDefault="00000000">
      <w:pPr>
        <w:numPr>
          <w:ilvl w:val="0"/>
          <w:numId w:val="1"/>
        </w:numPr>
        <w:spacing w:line="480" w:lineRule="auto"/>
        <w:ind w:right="391" w:firstLine="519"/>
        <w:rPr>
          <w:rFonts w:ascii="Times New Roman" w:hAnsi="Times New Roman" w:cs="Times New Roman"/>
          <w:sz w:val="22"/>
          <w:szCs w:val="22"/>
        </w:rPr>
      </w:pPr>
      <w:r>
        <w:rPr>
          <w:rFonts w:ascii="Times New Roman" w:hAnsi="Times New Roman" w:cs="Times New Roman"/>
          <w:sz w:val="22"/>
          <w:szCs w:val="22"/>
        </w:rPr>
        <w:t>A limited-use intervention system, such as “throw toy” or “activate sound,” with cooldowns and delayed effects</w:t>
      </w:r>
    </w:p>
    <w:p w14:paraId="074817C2" w14:textId="77777777" w:rsidR="00D4352C" w:rsidRDefault="00000000">
      <w:pPr>
        <w:numPr>
          <w:ilvl w:val="0"/>
          <w:numId w:val="1"/>
        </w:numPr>
        <w:spacing w:line="480" w:lineRule="auto"/>
        <w:ind w:right="391" w:firstLine="519"/>
        <w:rPr>
          <w:rFonts w:ascii="Times New Roman" w:hAnsi="Times New Roman" w:cs="Times New Roman"/>
          <w:sz w:val="22"/>
          <w:szCs w:val="22"/>
        </w:rPr>
      </w:pPr>
      <w:r>
        <w:rPr>
          <w:rFonts w:ascii="Times New Roman" w:hAnsi="Times New Roman" w:cs="Times New Roman"/>
          <w:sz w:val="22"/>
          <w:szCs w:val="22"/>
        </w:rPr>
        <w:t>A UI overlay that includes both surveillance controls and passive background tasks, such as event-planning pop-ups</w:t>
      </w:r>
    </w:p>
    <w:p w14:paraId="73C4200D" w14:textId="77777777" w:rsidR="00D4352C" w:rsidRDefault="00000000">
      <w:pPr>
        <w:spacing w:line="480" w:lineRule="auto"/>
        <w:ind w:left="-15" w:right="391" w:firstLine="519"/>
        <w:rPr>
          <w:rFonts w:ascii="Times New Roman" w:eastAsiaTheme="minorEastAsia" w:hAnsi="Times New Roman" w:cs="Times New Roman"/>
          <w:sz w:val="22"/>
          <w:szCs w:val="22"/>
        </w:rPr>
      </w:pPr>
      <w:r>
        <w:rPr>
          <w:rFonts w:ascii="Times New Roman" w:hAnsi="Times New Roman" w:cs="Times New Roman"/>
          <w:sz w:val="22"/>
          <w:szCs w:val="22"/>
        </w:rPr>
        <w:t>These specifications translate abstract design theories into executable gameplay elements suitable for testing.</w:t>
      </w:r>
    </w:p>
    <w:p w14:paraId="460E83DD" w14:textId="77777777" w:rsidR="00D4352C" w:rsidRDefault="00000000">
      <w:pPr>
        <w:spacing w:line="480" w:lineRule="auto"/>
        <w:ind w:left="-15" w:right="391" w:firstLine="519"/>
        <w:rPr>
          <w:rFonts w:ascii="Times New Roman" w:eastAsiaTheme="minorEastAsia" w:hAnsi="Times New Roman" w:cs="Times New Roman"/>
          <w:sz w:val="22"/>
          <w:szCs w:val="22"/>
        </w:rPr>
      </w:pPr>
      <w:r>
        <w:rPr>
          <w:rFonts w:ascii="Times New Roman" w:hAnsi="Times New Roman" w:cs="Times New Roman"/>
          <w:sz w:val="22"/>
          <w:szCs w:val="22"/>
        </w:rPr>
        <w:t>The worldbuilding and narrative primer use a short opening comic to establish the scene: the player is about to leave for work, connect to a surveillance system, and balance daily responsibilities with real-time pet care. This opening comic not only outlines the player’s emotional trajectory but also reinforces the theme of “limited control.”</w:t>
      </w:r>
    </w:p>
    <w:p w14:paraId="35E599EA" w14:textId="77777777" w:rsidR="00D4352C" w:rsidRDefault="00000000">
      <w:pPr>
        <w:spacing w:line="480" w:lineRule="auto"/>
        <w:ind w:left="-15" w:right="391" w:firstLine="519"/>
        <w:rPr>
          <w:rFonts w:ascii="Times New Roman" w:hAnsi="Times New Roman" w:cs="Times New Roman"/>
          <w:sz w:val="22"/>
          <w:szCs w:val="22"/>
        </w:rPr>
      </w:pPr>
      <w:r>
        <w:rPr>
          <w:rFonts w:ascii="Times New Roman" w:hAnsi="Times New Roman" w:cs="Times New Roman"/>
          <w:sz w:val="22"/>
          <w:szCs w:val="22"/>
        </w:rPr>
        <w:t>Optional research: Informal player interviews and digital surveys are planned to collect feedback on game tension, interface clarity, and emotional reactions to missed interventions.</w:t>
      </w:r>
    </w:p>
    <w:p w14:paraId="444E7DAD" w14:textId="77777777" w:rsidR="00D4352C" w:rsidRDefault="00D4352C">
      <w:pPr>
        <w:spacing w:after="183" w:line="480" w:lineRule="auto"/>
        <w:ind w:left="720" w:firstLine="519"/>
        <w:rPr>
          <w:rFonts w:ascii="Times New Roman" w:eastAsiaTheme="minorEastAsia" w:hAnsi="Times New Roman" w:cs="Times New Roman"/>
          <w:sz w:val="22"/>
          <w:szCs w:val="22"/>
        </w:rPr>
      </w:pPr>
    </w:p>
    <w:p w14:paraId="12381D42" w14:textId="77777777" w:rsidR="00D4352C" w:rsidRDefault="00000000">
      <w:pPr>
        <w:pStyle w:val="Heading1"/>
      </w:pPr>
      <w:bookmarkStart w:id="34" w:name="_Toc230351202"/>
      <w:r>
        <w:t>Design Artifact</w:t>
      </w:r>
      <w:bookmarkEnd w:id="34"/>
    </w:p>
    <w:p w14:paraId="0DC7246D" w14:textId="77777777" w:rsidR="00D4352C" w:rsidRDefault="00000000">
      <w:pPr>
        <w:spacing w:line="480" w:lineRule="auto"/>
        <w:ind w:left="-5" w:right="391" w:firstLine="519"/>
        <w:rPr>
          <w:rFonts w:ascii="Times New Roman" w:hAnsi="Times New Roman" w:cs="Times New Roman"/>
          <w:sz w:val="22"/>
          <w:szCs w:val="22"/>
        </w:rPr>
      </w:pPr>
      <w:r>
        <w:rPr>
          <w:rFonts w:ascii="Times New Roman" w:hAnsi="Times New Roman" w:cs="Times New Roman"/>
          <w:sz w:val="22"/>
          <w:szCs w:val="22"/>
        </w:rPr>
        <w:t>Phase I (Paper I):</w:t>
      </w:r>
    </w:p>
    <w:p w14:paraId="2BCD2CF6" w14:textId="77777777" w:rsidR="00D4352C" w:rsidRDefault="00000000">
      <w:pPr>
        <w:spacing w:line="480" w:lineRule="auto"/>
        <w:ind w:left="-5" w:right="391" w:firstLine="519"/>
        <w:rPr>
          <w:rFonts w:ascii="Times New Roman" w:hAnsi="Times New Roman" w:cs="Times New Roman"/>
          <w:sz w:val="22"/>
          <w:szCs w:val="22"/>
        </w:rPr>
      </w:pPr>
      <w:r>
        <w:rPr>
          <w:rFonts w:ascii="Times New Roman" w:hAnsi="Times New Roman" w:cs="Times New Roman"/>
          <w:sz w:val="22"/>
          <w:szCs w:val="22"/>
        </w:rPr>
        <w:t>Build and test a minimum viable prototype focused on the core loop:</w:t>
      </w:r>
    </w:p>
    <w:p w14:paraId="79429827" w14:textId="77777777" w:rsidR="00D4352C" w:rsidRDefault="00000000">
      <w:pPr>
        <w:numPr>
          <w:ilvl w:val="0"/>
          <w:numId w:val="2"/>
        </w:numPr>
        <w:spacing w:after="13" w:line="480" w:lineRule="auto"/>
        <w:ind w:right="391" w:firstLine="519"/>
        <w:rPr>
          <w:rFonts w:ascii="Times New Roman" w:hAnsi="Times New Roman" w:cs="Times New Roman"/>
          <w:sz w:val="22"/>
          <w:szCs w:val="22"/>
        </w:rPr>
      </w:pPr>
      <w:r>
        <w:rPr>
          <w:rFonts w:ascii="Times New Roman" w:hAnsi="Times New Roman" w:cs="Times New Roman"/>
          <w:sz w:val="22"/>
          <w:szCs w:val="22"/>
        </w:rPr>
        <w:t>Three-room monitoring system</w:t>
      </w:r>
    </w:p>
    <w:p w14:paraId="0AD4189E" w14:textId="77777777" w:rsidR="00D4352C" w:rsidRDefault="00000000">
      <w:pPr>
        <w:numPr>
          <w:ilvl w:val="0"/>
          <w:numId w:val="2"/>
        </w:numPr>
        <w:spacing w:after="15" w:line="480" w:lineRule="auto"/>
        <w:ind w:right="391" w:firstLine="519"/>
        <w:rPr>
          <w:rFonts w:ascii="Times New Roman" w:hAnsi="Times New Roman" w:cs="Times New Roman"/>
          <w:sz w:val="22"/>
          <w:szCs w:val="22"/>
        </w:rPr>
      </w:pPr>
      <w:r>
        <w:rPr>
          <w:rFonts w:ascii="Times New Roman" w:hAnsi="Times New Roman" w:cs="Times New Roman"/>
          <w:sz w:val="22"/>
          <w:szCs w:val="22"/>
        </w:rPr>
        <w:t>Two scripted pet behavior types</w:t>
      </w:r>
    </w:p>
    <w:p w14:paraId="05C11009" w14:textId="77777777" w:rsidR="00D4352C" w:rsidRDefault="00000000">
      <w:pPr>
        <w:numPr>
          <w:ilvl w:val="0"/>
          <w:numId w:val="2"/>
        </w:numPr>
        <w:spacing w:after="13" w:line="480" w:lineRule="auto"/>
        <w:ind w:right="391" w:firstLine="519"/>
        <w:rPr>
          <w:rFonts w:ascii="Times New Roman" w:hAnsi="Times New Roman" w:cs="Times New Roman"/>
          <w:sz w:val="22"/>
          <w:szCs w:val="22"/>
        </w:rPr>
      </w:pPr>
      <w:r>
        <w:rPr>
          <w:rFonts w:ascii="Times New Roman" w:hAnsi="Times New Roman" w:cs="Times New Roman"/>
          <w:sz w:val="22"/>
          <w:szCs w:val="22"/>
        </w:rPr>
        <w:t>Three intervention methods with cooldowns and delays</w:t>
      </w:r>
    </w:p>
    <w:p w14:paraId="5A90EA4E" w14:textId="77777777" w:rsidR="00D4352C" w:rsidRDefault="00000000">
      <w:pPr>
        <w:numPr>
          <w:ilvl w:val="0"/>
          <w:numId w:val="2"/>
        </w:numPr>
        <w:spacing w:after="16" w:line="480" w:lineRule="auto"/>
        <w:ind w:right="391" w:firstLine="519"/>
        <w:rPr>
          <w:rFonts w:ascii="Times New Roman" w:hAnsi="Times New Roman" w:cs="Times New Roman"/>
          <w:sz w:val="22"/>
          <w:szCs w:val="22"/>
        </w:rPr>
      </w:pPr>
      <w:r>
        <w:rPr>
          <w:rFonts w:ascii="Times New Roman" w:hAnsi="Times New Roman" w:cs="Times New Roman"/>
          <w:sz w:val="22"/>
          <w:szCs w:val="22"/>
        </w:rPr>
        <w:lastRenderedPageBreak/>
        <w:t>Visual feedback through screen flashes or object shaking</w:t>
      </w:r>
    </w:p>
    <w:p w14:paraId="0479A5A8" w14:textId="77777777" w:rsidR="00D4352C" w:rsidRDefault="00000000">
      <w:pPr>
        <w:numPr>
          <w:ilvl w:val="0"/>
          <w:numId w:val="2"/>
        </w:numPr>
        <w:spacing w:after="13" w:line="480" w:lineRule="auto"/>
        <w:ind w:right="391" w:firstLine="519"/>
        <w:rPr>
          <w:rFonts w:ascii="Times New Roman" w:hAnsi="Times New Roman" w:cs="Times New Roman"/>
          <w:sz w:val="22"/>
          <w:szCs w:val="22"/>
        </w:rPr>
      </w:pPr>
      <w:r>
        <w:rPr>
          <w:rFonts w:ascii="Times New Roman" w:hAnsi="Times New Roman" w:cs="Times New Roman"/>
          <w:sz w:val="22"/>
          <w:szCs w:val="22"/>
        </w:rPr>
        <w:t>Basic interruption task</w:t>
      </w:r>
    </w:p>
    <w:p w14:paraId="49D4C00C" w14:textId="77777777" w:rsidR="00D4352C" w:rsidRDefault="00000000">
      <w:pPr>
        <w:numPr>
          <w:ilvl w:val="0"/>
          <w:numId w:val="2"/>
        </w:numPr>
        <w:spacing w:line="480" w:lineRule="auto"/>
        <w:ind w:right="391" w:firstLine="519"/>
        <w:rPr>
          <w:rFonts w:ascii="Times New Roman" w:hAnsi="Times New Roman" w:cs="Times New Roman"/>
          <w:sz w:val="22"/>
          <w:szCs w:val="22"/>
        </w:rPr>
      </w:pPr>
      <w:r>
        <w:rPr>
          <w:rFonts w:ascii="Times New Roman" w:hAnsi="Times New Roman" w:cs="Times New Roman"/>
          <w:sz w:val="22"/>
          <w:szCs w:val="22"/>
        </w:rPr>
        <w:t>Optional pet status UI panel showing real-time values for emotion, hunger, and destructive drive</w:t>
      </w:r>
    </w:p>
    <w:p w14:paraId="01D87809" w14:textId="77777777" w:rsidR="00D4352C" w:rsidRDefault="00000000">
      <w:pPr>
        <w:spacing w:after="0" w:line="480" w:lineRule="auto"/>
        <w:ind w:left="0" w:firstLine="519"/>
        <w:rPr>
          <w:rFonts w:ascii="Times New Roman" w:hAnsi="Times New Roman" w:cs="Times New Roman"/>
          <w:sz w:val="22"/>
          <w:szCs w:val="22"/>
        </w:rPr>
      </w:pPr>
      <w:r>
        <w:rPr>
          <w:rFonts w:ascii="Times New Roman" w:hAnsi="Times New Roman" w:cs="Times New Roman"/>
          <w:sz w:val="22"/>
          <w:szCs w:val="22"/>
        </w:rPr>
        <w:t xml:space="preserve"> </w:t>
      </w:r>
    </w:p>
    <w:p w14:paraId="6881A56B" w14:textId="77777777" w:rsidR="00D4352C" w:rsidRDefault="00000000">
      <w:pPr>
        <w:spacing w:line="480" w:lineRule="auto"/>
        <w:ind w:left="-5" w:right="391" w:firstLine="519"/>
        <w:rPr>
          <w:rFonts w:ascii="Times New Roman" w:hAnsi="Times New Roman" w:cs="Times New Roman"/>
          <w:sz w:val="22"/>
          <w:szCs w:val="22"/>
        </w:rPr>
      </w:pPr>
      <w:r>
        <w:rPr>
          <w:rFonts w:ascii="Times New Roman" w:hAnsi="Times New Roman" w:cs="Times New Roman"/>
          <w:sz w:val="22"/>
          <w:szCs w:val="22"/>
        </w:rPr>
        <w:t>Phase II (post-MVP/Thesis II):</w:t>
      </w:r>
    </w:p>
    <w:p w14:paraId="50B3E3E5" w14:textId="77777777" w:rsidR="00D4352C" w:rsidRDefault="00000000">
      <w:pPr>
        <w:spacing w:line="480" w:lineRule="auto"/>
        <w:ind w:left="-5" w:right="391" w:firstLine="519"/>
        <w:rPr>
          <w:rFonts w:ascii="Times New Roman" w:hAnsi="Times New Roman" w:cs="Times New Roman"/>
          <w:sz w:val="22"/>
          <w:szCs w:val="22"/>
        </w:rPr>
      </w:pPr>
      <w:r>
        <w:rPr>
          <w:rFonts w:ascii="Times New Roman" w:hAnsi="Times New Roman" w:cs="Times New Roman"/>
          <w:sz w:val="22"/>
          <w:szCs w:val="22"/>
        </w:rPr>
        <w:t>Extend pet behavior logic using AI or behavior trees</w:t>
      </w:r>
    </w:p>
    <w:p w14:paraId="203AB9DC" w14:textId="77777777" w:rsidR="00D4352C" w:rsidRDefault="00000000">
      <w:pPr>
        <w:spacing w:line="480" w:lineRule="auto"/>
        <w:ind w:left="-5" w:right="391" w:firstLine="519"/>
        <w:rPr>
          <w:rFonts w:ascii="Times New Roman" w:hAnsi="Times New Roman" w:cs="Times New Roman"/>
          <w:sz w:val="22"/>
          <w:szCs w:val="22"/>
        </w:rPr>
      </w:pPr>
      <w:r>
        <w:rPr>
          <w:rFonts w:ascii="Times New Roman" w:hAnsi="Times New Roman" w:cs="Times New Roman"/>
          <w:sz w:val="22"/>
          <w:szCs w:val="22"/>
        </w:rPr>
        <w:t>Introduce dynamic task interruptions, such as emergency calls or scheduling requests</w:t>
      </w:r>
    </w:p>
    <w:p w14:paraId="07F8F575" w14:textId="77777777" w:rsidR="00D4352C" w:rsidRDefault="00000000">
      <w:pPr>
        <w:spacing w:line="480" w:lineRule="auto"/>
        <w:ind w:left="-5" w:right="391" w:firstLine="519"/>
        <w:rPr>
          <w:rFonts w:ascii="Times New Roman" w:hAnsi="Times New Roman" w:cs="Times New Roman"/>
          <w:sz w:val="22"/>
          <w:szCs w:val="22"/>
        </w:rPr>
      </w:pPr>
      <w:r>
        <w:rPr>
          <w:rFonts w:ascii="Times New Roman" w:hAnsi="Times New Roman" w:cs="Times New Roman"/>
          <w:sz w:val="22"/>
          <w:szCs w:val="22"/>
        </w:rPr>
        <w:t>Add a scoring or feedback system to reflect player success and failure rates</w:t>
      </w:r>
    </w:p>
    <w:p w14:paraId="74ED3662" w14:textId="77777777" w:rsidR="00D4352C" w:rsidRDefault="00000000">
      <w:pPr>
        <w:spacing w:after="211" w:line="480" w:lineRule="auto"/>
        <w:ind w:left="-5" w:right="391" w:firstLine="519"/>
        <w:rPr>
          <w:rFonts w:ascii="Times New Roman" w:eastAsiaTheme="minorEastAsia" w:hAnsi="Times New Roman" w:cs="Times New Roman"/>
          <w:sz w:val="22"/>
          <w:szCs w:val="22"/>
        </w:rPr>
      </w:pPr>
      <w:r>
        <w:rPr>
          <w:rFonts w:ascii="Times New Roman" w:hAnsi="Times New Roman" w:cs="Times New Roman"/>
          <w:sz w:val="22"/>
          <w:szCs w:val="22"/>
        </w:rPr>
        <w:t>Develop a performance summary screen, such as an “end-of-day” report</w:t>
      </w:r>
    </w:p>
    <w:p w14:paraId="4B4C463C" w14:textId="77777777" w:rsidR="00D4352C" w:rsidRDefault="00000000">
      <w:pPr>
        <w:pStyle w:val="Heading2"/>
      </w:pPr>
      <w:bookmarkStart w:id="35" w:name="_Toc230351203"/>
      <w:r>
        <w:t>Pre-Production</w:t>
      </w:r>
      <w:bookmarkEnd w:id="35"/>
    </w:p>
    <w:p w14:paraId="482F56B8" w14:textId="77777777" w:rsidR="00D4352C" w:rsidRDefault="00000000">
      <w:pPr>
        <w:spacing w:after="211" w:line="480" w:lineRule="auto"/>
        <w:ind w:left="-5" w:right="391"/>
        <w:rPr>
          <w:rFonts w:ascii="Times New Roman" w:eastAsiaTheme="minorEastAsia" w:hAnsi="Times New Roman" w:cs="Times New Roman"/>
          <w:b/>
          <w:bCs/>
          <w:i/>
          <w:iCs/>
        </w:rPr>
      </w:pPr>
      <w:r>
        <w:rPr>
          <w:rFonts w:ascii="Times New Roman" w:hAnsi="Times New Roman" w:cs="Times New Roman"/>
          <w:noProof/>
        </w:rPr>
        <w:lastRenderedPageBreak/>
        <w:drawing>
          <wp:inline distT="0" distB="0" distL="0" distR="0" wp14:anchorId="21D11FB8" wp14:editId="6EBA9036">
            <wp:extent cx="4203700" cy="5817870"/>
            <wp:effectExtent l="0" t="0" r="0" b="0"/>
            <wp:docPr id="12819285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928511"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4210470" cy="5827296"/>
                    </a:xfrm>
                    <a:prstGeom prst="rect">
                      <a:avLst/>
                    </a:prstGeom>
                    <a:noFill/>
                    <a:ln>
                      <a:noFill/>
                    </a:ln>
                  </pic:spPr>
                </pic:pic>
              </a:graphicData>
            </a:graphic>
          </wp:inline>
        </w:drawing>
      </w:r>
    </w:p>
    <w:p w14:paraId="5B1EB266" w14:textId="77777777" w:rsidR="00D4352C" w:rsidRDefault="00000000">
      <w:pPr>
        <w:pStyle w:val="Caption"/>
        <w:jc w:val="center"/>
        <w:rPr>
          <w:rFonts w:ascii="Times New Roman" w:eastAsiaTheme="minorEastAsia" w:hAnsi="Times New Roman" w:cs="Times New Roman"/>
          <w:sz w:val="22"/>
          <w:szCs w:val="22"/>
        </w:rPr>
      </w:pPr>
      <w:bookmarkStart w:id="36" w:name="_Toc230348881"/>
      <w:r>
        <w:rPr>
          <w:rFonts w:ascii="Times New Roman" w:eastAsia="SimSun" w:hAnsi="Times New Roman" w:cs="Times New Roman"/>
          <w:i/>
          <w:iCs/>
        </w:rPr>
        <w:t>Figure</w:t>
      </w:r>
      <w:r>
        <w:rPr>
          <w:rFonts w:hint="eastAsia"/>
        </w:rPr>
        <w:t xml:space="preserve"> </w:t>
      </w:r>
      <w:r>
        <w:rPr>
          <w:rFonts w:ascii="Times New Roman" w:hAnsi="Times New Roman" w:cs="Times New Roman"/>
          <w:i/>
          <w:iCs/>
        </w:rPr>
        <w:fldChar w:fldCharType="begin"/>
      </w:r>
      <w:r>
        <w:rPr>
          <w:rFonts w:ascii="Times New Roman" w:hAnsi="Times New Roman" w:cs="Times New Roman"/>
          <w:i/>
          <w:iCs/>
        </w:rPr>
        <w:instrText xml:space="preserve"> SEQ </w:instrText>
      </w:r>
      <w:r>
        <w:rPr>
          <w:rFonts w:ascii="Times New Roman" w:hAnsi="Times New Roman" w:cs="Times New Roman"/>
          <w:i/>
          <w:iCs/>
        </w:rPr>
        <w:instrText>图</w:instrText>
      </w:r>
      <w:r>
        <w:rPr>
          <w:rFonts w:ascii="Times New Roman" w:hAnsi="Times New Roman" w:cs="Times New Roman"/>
          <w:i/>
          <w:iCs/>
        </w:rPr>
        <w:instrText xml:space="preserve"> \* ARABIC </w:instrText>
      </w:r>
      <w:r>
        <w:rPr>
          <w:rFonts w:ascii="Times New Roman" w:hAnsi="Times New Roman" w:cs="Times New Roman"/>
          <w:i/>
          <w:iCs/>
        </w:rPr>
        <w:fldChar w:fldCharType="separate"/>
      </w:r>
      <w:r>
        <w:rPr>
          <w:rFonts w:ascii="Times New Roman" w:hAnsi="Times New Roman" w:cs="Times New Roman"/>
          <w:i/>
          <w:iCs/>
        </w:rPr>
        <w:t>2</w:t>
      </w:r>
      <w:r>
        <w:rPr>
          <w:rFonts w:ascii="Times New Roman" w:hAnsi="Times New Roman" w:cs="Times New Roman"/>
          <w:i/>
          <w:iCs/>
        </w:rPr>
        <w:fldChar w:fldCharType="end"/>
      </w:r>
      <w:r>
        <w:rPr>
          <w:rFonts w:ascii="Times New Roman" w:hAnsi="Times New Roman" w:cs="Times New Roman" w:hint="eastAsia"/>
        </w:rPr>
        <w:t xml:space="preserve">: </w:t>
      </w:r>
      <w:r>
        <w:rPr>
          <w:rFonts w:ascii="Times New Roman" w:hAnsi="Times New Roman" w:cs="Times New Roman"/>
        </w:rPr>
        <w:t>Core Loop</w:t>
      </w:r>
      <w:bookmarkEnd w:id="36"/>
    </w:p>
    <w:p w14:paraId="43AEDFED" w14:textId="77777777" w:rsidR="00D4352C" w:rsidRDefault="00D4352C">
      <w:pPr>
        <w:spacing w:after="24" w:line="480" w:lineRule="auto"/>
        <w:ind w:left="720" w:firstLine="566"/>
        <w:rPr>
          <w:rFonts w:ascii="Times New Roman" w:eastAsiaTheme="minorEastAsia" w:hAnsi="Times New Roman" w:cs="Times New Roman"/>
        </w:rPr>
      </w:pPr>
    </w:p>
    <w:p w14:paraId="26D15E04" w14:textId="77777777" w:rsidR="00D4352C" w:rsidRDefault="00000000">
      <w:pPr>
        <w:spacing w:after="12" w:line="480" w:lineRule="auto"/>
        <w:ind w:right="391"/>
        <w:rPr>
          <w:rFonts w:ascii="Times New Roman" w:hAnsi="Times New Roman" w:cs="Times New Roman"/>
        </w:rPr>
      </w:pPr>
      <w:r>
        <w:rPr>
          <w:rFonts w:ascii="Times New Roman" w:hAnsi="Times New Roman" w:cs="Times New Roman"/>
        </w:rPr>
        <w:t>UI Framework:</w:t>
      </w:r>
    </w:p>
    <w:p w14:paraId="49108DE7" w14:textId="77777777" w:rsidR="00D4352C" w:rsidRDefault="00D4352C">
      <w:pPr>
        <w:spacing w:after="0" w:line="480" w:lineRule="auto"/>
        <w:ind w:left="0" w:right="3452" w:firstLine="566"/>
        <w:jc w:val="right"/>
        <w:rPr>
          <w:rFonts w:ascii="Times New Roman" w:hAnsi="Times New Roman" w:cs="Times New Roman"/>
        </w:rPr>
      </w:pPr>
      <w:bookmarkStart w:id="37" w:name="_Hlk206020686"/>
    </w:p>
    <w:p w14:paraId="1B20B794" w14:textId="77777777" w:rsidR="00D4352C" w:rsidRDefault="00000000">
      <w:pPr>
        <w:spacing w:after="183" w:line="480" w:lineRule="auto"/>
        <w:ind w:left="720" w:firstLine="566"/>
        <w:rPr>
          <w:rFonts w:ascii="Times New Roman" w:hAnsi="Times New Roman" w:cs="Times New Roman"/>
        </w:rPr>
      </w:pPr>
      <w:r>
        <w:rPr>
          <w:rFonts w:ascii="Times New Roman" w:hAnsi="Times New Roman" w:cs="Times New Roman"/>
          <w:noProof/>
        </w:rPr>
        <w:lastRenderedPageBreak/>
        <w:drawing>
          <wp:inline distT="0" distB="0" distL="0" distR="0" wp14:anchorId="063B5491" wp14:editId="2D27F659">
            <wp:extent cx="4451350" cy="4164965"/>
            <wp:effectExtent l="0" t="0" r="6350" b="6985"/>
            <wp:docPr id="17468641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864153"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4453320" cy="4166946"/>
                    </a:xfrm>
                    <a:prstGeom prst="rect">
                      <a:avLst/>
                    </a:prstGeom>
                    <a:noFill/>
                    <a:ln>
                      <a:noFill/>
                    </a:ln>
                  </pic:spPr>
                </pic:pic>
              </a:graphicData>
            </a:graphic>
          </wp:inline>
        </w:drawing>
      </w:r>
      <w:r>
        <w:rPr>
          <w:rFonts w:ascii="Times New Roman" w:hAnsi="Times New Roman" w:cs="Times New Roman"/>
        </w:rPr>
        <w:t xml:space="preserve"> </w:t>
      </w:r>
    </w:p>
    <w:p w14:paraId="512F6861" w14:textId="77777777" w:rsidR="00D4352C" w:rsidRDefault="00000000">
      <w:pPr>
        <w:pStyle w:val="Caption"/>
        <w:ind w:firstLine="472"/>
        <w:rPr>
          <w:rFonts w:ascii="Times New Roman" w:eastAsiaTheme="minorEastAsia" w:hAnsi="Times New Roman" w:cs="Times New Roman"/>
          <w:i/>
          <w:iCs/>
          <w:sz w:val="22"/>
          <w:szCs w:val="22"/>
        </w:rPr>
      </w:pPr>
      <w:bookmarkStart w:id="38" w:name="_Toc230348882"/>
      <w:r>
        <w:rPr>
          <w:rFonts w:ascii="Times New Roman" w:eastAsia="SimSun" w:hAnsi="Times New Roman" w:cs="Times New Roman"/>
          <w:i/>
          <w:iCs/>
        </w:rPr>
        <w:t>Figure</w:t>
      </w:r>
      <w:r>
        <w:rPr>
          <w:rFonts w:ascii="Times New Roman" w:hAnsi="Times New Roman" w:cs="Times New Roman"/>
          <w:i/>
          <w:iCs/>
        </w:rPr>
        <w:t xml:space="preserve"> </w:t>
      </w:r>
      <w:r>
        <w:rPr>
          <w:rFonts w:ascii="Times New Roman" w:hAnsi="Times New Roman" w:cs="Times New Roman"/>
          <w:i/>
          <w:iCs/>
        </w:rPr>
        <w:fldChar w:fldCharType="begin"/>
      </w:r>
      <w:r>
        <w:rPr>
          <w:rFonts w:ascii="Times New Roman" w:hAnsi="Times New Roman" w:cs="Times New Roman"/>
          <w:i/>
          <w:iCs/>
        </w:rPr>
        <w:instrText xml:space="preserve"> SEQ </w:instrText>
      </w:r>
      <w:r>
        <w:rPr>
          <w:rFonts w:ascii="Times New Roman" w:hAnsi="Times New Roman" w:cs="Times New Roman"/>
          <w:i/>
          <w:iCs/>
        </w:rPr>
        <w:instrText>图</w:instrText>
      </w:r>
      <w:r>
        <w:rPr>
          <w:rFonts w:ascii="Times New Roman" w:hAnsi="Times New Roman" w:cs="Times New Roman"/>
          <w:i/>
          <w:iCs/>
        </w:rPr>
        <w:instrText xml:space="preserve"> \* ARABIC </w:instrText>
      </w:r>
      <w:r>
        <w:rPr>
          <w:rFonts w:ascii="Times New Roman" w:hAnsi="Times New Roman" w:cs="Times New Roman"/>
          <w:i/>
          <w:iCs/>
        </w:rPr>
        <w:fldChar w:fldCharType="separate"/>
      </w:r>
      <w:r>
        <w:rPr>
          <w:rFonts w:ascii="Times New Roman" w:hAnsi="Times New Roman" w:cs="Times New Roman"/>
          <w:i/>
          <w:iCs/>
        </w:rPr>
        <w:t>3</w:t>
      </w:r>
      <w:r>
        <w:rPr>
          <w:rFonts w:ascii="Times New Roman" w:hAnsi="Times New Roman" w:cs="Times New Roman"/>
          <w:i/>
          <w:iCs/>
        </w:rPr>
        <w:fldChar w:fldCharType="end"/>
      </w:r>
      <w:r>
        <w:rPr>
          <w:rFonts w:ascii="Times New Roman" w:hAnsi="Times New Roman" w:cs="Times New Roman"/>
        </w:rPr>
        <w:t>: UI Sketch</w:t>
      </w:r>
      <w:bookmarkEnd w:id="38"/>
    </w:p>
    <w:p w14:paraId="22C4333F" w14:textId="77777777" w:rsidR="00D4352C" w:rsidRDefault="00000000">
      <w:pPr>
        <w:spacing w:line="480" w:lineRule="auto"/>
        <w:ind w:left="-5" w:right="391"/>
        <w:jc w:val="center"/>
        <w:rPr>
          <w:rFonts w:ascii="Times New Roman" w:eastAsiaTheme="minorEastAsia" w:hAnsi="Times New Roman" w:cs="Times New Roman"/>
        </w:rPr>
      </w:pPr>
      <w:r>
        <w:rPr>
          <w:rFonts w:ascii="Times New Roman" w:eastAsiaTheme="minorEastAsia" w:hAnsi="Times New Roman" w:cs="Times New Roman"/>
          <w:noProof/>
        </w:rPr>
        <w:drawing>
          <wp:inline distT="0" distB="0" distL="0" distR="0" wp14:anchorId="71228C98" wp14:editId="5578A25F">
            <wp:extent cx="3553460" cy="2688590"/>
            <wp:effectExtent l="0" t="0" r="8890" b="0"/>
            <wp:docPr id="18721001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100161"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3553460" cy="2688590"/>
                    </a:xfrm>
                    <a:prstGeom prst="rect">
                      <a:avLst/>
                    </a:prstGeom>
                    <a:noFill/>
                    <a:ln>
                      <a:noFill/>
                    </a:ln>
                  </pic:spPr>
                </pic:pic>
              </a:graphicData>
            </a:graphic>
          </wp:inline>
        </w:drawing>
      </w:r>
    </w:p>
    <w:p w14:paraId="5BEEC1D7" w14:textId="77777777" w:rsidR="00D4352C" w:rsidRDefault="00000000">
      <w:pPr>
        <w:pStyle w:val="Caption"/>
        <w:ind w:firstLine="472"/>
        <w:rPr>
          <w:rFonts w:ascii="Times New Roman" w:hAnsi="Times New Roman" w:cs="Times New Roman"/>
          <w:i/>
          <w:iCs/>
          <w:sz w:val="22"/>
          <w:szCs w:val="22"/>
        </w:rPr>
      </w:pPr>
      <w:bookmarkStart w:id="39" w:name="_Toc230348883"/>
      <w:r>
        <w:rPr>
          <w:rFonts w:ascii="Times New Roman" w:eastAsia="SimSun" w:hAnsi="Times New Roman" w:cs="Times New Roman"/>
          <w:i/>
          <w:iCs/>
        </w:rPr>
        <w:t>Figure</w:t>
      </w:r>
      <w:r>
        <w:rPr>
          <w:rFonts w:ascii="Times New Roman" w:hAnsi="Times New Roman" w:cs="Times New Roman"/>
          <w:i/>
          <w:iCs/>
        </w:rPr>
        <w:t xml:space="preserve"> </w:t>
      </w:r>
      <w:r>
        <w:rPr>
          <w:rFonts w:ascii="Times New Roman" w:hAnsi="Times New Roman" w:cs="Times New Roman"/>
          <w:i/>
          <w:iCs/>
        </w:rPr>
        <w:fldChar w:fldCharType="begin"/>
      </w:r>
      <w:r>
        <w:rPr>
          <w:rFonts w:ascii="Times New Roman" w:hAnsi="Times New Roman" w:cs="Times New Roman"/>
          <w:i/>
          <w:iCs/>
        </w:rPr>
        <w:instrText xml:space="preserve"> SEQ </w:instrText>
      </w:r>
      <w:r>
        <w:rPr>
          <w:rFonts w:ascii="Times New Roman" w:hAnsi="Times New Roman" w:cs="Times New Roman"/>
          <w:i/>
          <w:iCs/>
        </w:rPr>
        <w:instrText>图</w:instrText>
      </w:r>
      <w:r>
        <w:rPr>
          <w:rFonts w:ascii="Times New Roman" w:hAnsi="Times New Roman" w:cs="Times New Roman"/>
          <w:i/>
          <w:iCs/>
        </w:rPr>
        <w:instrText xml:space="preserve"> \* ARABIC </w:instrText>
      </w:r>
      <w:r>
        <w:rPr>
          <w:rFonts w:ascii="Times New Roman" w:hAnsi="Times New Roman" w:cs="Times New Roman"/>
          <w:i/>
          <w:iCs/>
        </w:rPr>
        <w:fldChar w:fldCharType="separate"/>
      </w:r>
      <w:r>
        <w:rPr>
          <w:rFonts w:ascii="Times New Roman" w:hAnsi="Times New Roman" w:cs="Times New Roman"/>
          <w:i/>
          <w:iCs/>
        </w:rPr>
        <w:t>4</w:t>
      </w:r>
      <w:r>
        <w:rPr>
          <w:rFonts w:ascii="Times New Roman" w:hAnsi="Times New Roman" w:cs="Times New Roman"/>
          <w:i/>
          <w:iCs/>
        </w:rPr>
        <w:fldChar w:fldCharType="end"/>
      </w:r>
      <w:r>
        <w:rPr>
          <w:rFonts w:ascii="Times New Roman" w:hAnsi="Times New Roman" w:cs="Times New Roman"/>
        </w:rPr>
        <w:t>: Narrative Comic Storyboard (introducing the background)</w:t>
      </w:r>
      <w:bookmarkEnd w:id="39"/>
    </w:p>
    <w:bookmarkEnd w:id="37"/>
    <w:p w14:paraId="718F39A8" w14:textId="77777777" w:rsidR="00D4352C" w:rsidRDefault="00D4352C">
      <w:pPr>
        <w:spacing w:after="0" w:line="480" w:lineRule="auto"/>
        <w:ind w:left="0" w:firstLine="566"/>
        <w:rPr>
          <w:rFonts w:ascii="Times New Roman" w:hAnsi="Times New Roman" w:cs="Times New Roman"/>
        </w:rPr>
      </w:pPr>
    </w:p>
    <w:p w14:paraId="1EA3D918" w14:textId="77777777" w:rsidR="00D4352C" w:rsidRDefault="00D4352C">
      <w:pPr>
        <w:spacing w:after="221" w:line="480" w:lineRule="auto"/>
        <w:ind w:left="0" w:firstLine="519"/>
        <w:rPr>
          <w:rFonts w:ascii="Times New Roman" w:hAnsi="Times New Roman" w:cs="Times New Roman"/>
          <w:sz w:val="22"/>
          <w:szCs w:val="22"/>
        </w:rPr>
      </w:pPr>
    </w:p>
    <w:p w14:paraId="0ECC3953" w14:textId="77777777" w:rsidR="00D4352C" w:rsidRDefault="00000000">
      <w:pPr>
        <w:spacing w:after="147" w:line="480" w:lineRule="auto"/>
        <w:ind w:left="-5" w:firstLine="519"/>
        <w:rPr>
          <w:rFonts w:ascii="Times New Roman" w:eastAsiaTheme="minorEastAsia" w:hAnsi="Times New Roman" w:cs="Times New Roman"/>
          <w:sz w:val="20"/>
          <w:szCs w:val="20"/>
        </w:rPr>
      </w:pPr>
      <w:r>
        <w:rPr>
          <w:rFonts w:ascii="Times New Roman" w:hAnsi="Times New Roman" w:cs="Times New Roman"/>
          <w:sz w:val="22"/>
          <w:szCs w:val="20"/>
        </w:rPr>
        <w:t>Visualization:</w:t>
      </w:r>
    </w:p>
    <w:p w14:paraId="4BBFE331" w14:textId="77777777" w:rsidR="00D4352C" w:rsidRDefault="00000000">
      <w:pPr>
        <w:spacing w:after="8" w:line="480" w:lineRule="auto"/>
        <w:ind w:left="-5" w:right="391" w:firstLine="519"/>
        <w:rPr>
          <w:rFonts w:ascii="Times New Roman" w:hAnsi="Times New Roman" w:cs="Times New Roman"/>
          <w:sz w:val="22"/>
          <w:szCs w:val="22"/>
        </w:rPr>
      </w:pPr>
      <w:r>
        <w:rPr>
          <w:rFonts w:ascii="Times New Roman" w:hAnsi="Times New Roman" w:cs="Times New Roman"/>
          <w:sz w:val="22"/>
          <w:szCs w:val="22"/>
        </w:rPr>
        <w:t>A simple sketch collage (Figure 11, 2025) establishes the general visual and color style, which is dominated by candy colors because the overall emotional tone of the game is playful and intended to convey the cute emotional connection between pets and people.</w:t>
      </w:r>
    </w:p>
    <w:p w14:paraId="1B7BB7ED" w14:textId="77777777" w:rsidR="00D4352C" w:rsidRDefault="00000000">
      <w:pPr>
        <w:spacing w:after="0" w:line="480" w:lineRule="auto"/>
        <w:ind w:left="0" w:firstLine="566"/>
        <w:rPr>
          <w:rFonts w:ascii="Times New Roman" w:eastAsiaTheme="minorEastAsia" w:hAnsi="Times New Roman" w:cs="Times New Roman"/>
          <w:i/>
          <w:iCs/>
        </w:rPr>
      </w:pPr>
      <w:r>
        <w:rPr>
          <w:rFonts w:ascii="Times New Roman" w:eastAsiaTheme="minorEastAsia" w:hAnsi="Times New Roman" w:cs="Times New Roman"/>
          <w:i/>
          <w:iCs/>
          <w:noProof/>
        </w:rPr>
        <w:drawing>
          <wp:inline distT="0" distB="0" distL="0" distR="0" wp14:anchorId="0FF9F9CC" wp14:editId="03F0AE13">
            <wp:extent cx="3362960" cy="3553460"/>
            <wp:effectExtent l="0" t="0" r="8890" b="8890"/>
            <wp:docPr id="15842141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214147"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3372993" cy="3563791"/>
                    </a:xfrm>
                    <a:prstGeom prst="rect">
                      <a:avLst/>
                    </a:prstGeom>
                    <a:noFill/>
                    <a:ln>
                      <a:noFill/>
                    </a:ln>
                  </pic:spPr>
                </pic:pic>
              </a:graphicData>
            </a:graphic>
          </wp:inline>
        </w:drawing>
      </w:r>
    </w:p>
    <w:p w14:paraId="744BD2DD" w14:textId="77777777" w:rsidR="00D4352C" w:rsidRDefault="00000000">
      <w:pPr>
        <w:pStyle w:val="Caption"/>
        <w:jc w:val="center"/>
        <w:rPr>
          <w:rFonts w:ascii="Times New Roman" w:eastAsiaTheme="minorEastAsia" w:hAnsi="Times New Roman" w:cs="Times New Roman"/>
        </w:rPr>
      </w:pPr>
      <w:bookmarkStart w:id="40" w:name="_Toc230348884"/>
      <w:r>
        <w:rPr>
          <w:rFonts w:ascii="Times New Roman" w:eastAsia="SimSun" w:hAnsi="Times New Roman" w:cs="Times New Roman"/>
          <w:i/>
          <w:iCs/>
        </w:rPr>
        <w:t>Figure</w:t>
      </w:r>
      <w:r>
        <w:rPr>
          <w:rFonts w:ascii="Times New Roman" w:hAnsi="Times New Roman" w:cs="Times New Roman"/>
          <w:i/>
          <w:iCs/>
        </w:rPr>
        <w:t xml:space="preserve"> </w:t>
      </w:r>
      <w:r>
        <w:rPr>
          <w:rFonts w:ascii="Times New Roman" w:hAnsi="Times New Roman" w:cs="Times New Roman"/>
          <w:i/>
          <w:iCs/>
        </w:rPr>
        <w:fldChar w:fldCharType="begin"/>
      </w:r>
      <w:r>
        <w:rPr>
          <w:rFonts w:ascii="Times New Roman" w:hAnsi="Times New Roman" w:cs="Times New Roman"/>
          <w:i/>
          <w:iCs/>
        </w:rPr>
        <w:instrText xml:space="preserve"> SEQ </w:instrText>
      </w:r>
      <w:r>
        <w:rPr>
          <w:rFonts w:ascii="Times New Roman" w:hAnsi="Times New Roman" w:cs="Times New Roman"/>
          <w:i/>
          <w:iCs/>
        </w:rPr>
        <w:instrText>图</w:instrText>
      </w:r>
      <w:r>
        <w:rPr>
          <w:rFonts w:ascii="Times New Roman" w:hAnsi="Times New Roman" w:cs="Times New Roman"/>
          <w:i/>
          <w:iCs/>
        </w:rPr>
        <w:instrText xml:space="preserve"> \* ARABIC </w:instrText>
      </w:r>
      <w:r>
        <w:rPr>
          <w:rFonts w:ascii="Times New Roman" w:hAnsi="Times New Roman" w:cs="Times New Roman"/>
          <w:i/>
          <w:iCs/>
        </w:rPr>
        <w:fldChar w:fldCharType="separate"/>
      </w:r>
      <w:r>
        <w:rPr>
          <w:rFonts w:ascii="Times New Roman" w:hAnsi="Times New Roman" w:cs="Times New Roman"/>
          <w:i/>
          <w:iCs/>
        </w:rPr>
        <w:t>5</w:t>
      </w:r>
      <w:r>
        <w:rPr>
          <w:rFonts w:ascii="Times New Roman" w:hAnsi="Times New Roman" w:cs="Times New Roman"/>
          <w:i/>
          <w:iCs/>
        </w:rPr>
        <w:fldChar w:fldCharType="end"/>
      </w:r>
      <w:r>
        <w:rPr>
          <w:rFonts w:ascii="Times New Roman" w:hAnsi="Times New Roman" w:cs="Times New Roman"/>
        </w:rPr>
        <w:t>: Visual Style Confirmation</w:t>
      </w:r>
      <w:bookmarkEnd w:id="40"/>
    </w:p>
    <w:p w14:paraId="1BE56B56" w14:textId="77777777" w:rsidR="00D4352C" w:rsidRDefault="00000000">
      <w:pPr>
        <w:pStyle w:val="Heading1"/>
      </w:pPr>
      <w:bookmarkStart w:id="41" w:name="_Toc230351204"/>
      <w:r>
        <w:t>Development</w:t>
      </w:r>
      <w:bookmarkEnd w:id="41"/>
    </w:p>
    <w:p w14:paraId="4B53903E" w14:textId="77777777" w:rsidR="00D4352C" w:rsidRDefault="00000000">
      <w:pPr>
        <w:pStyle w:val="Heading2"/>
      </w:pPr>
      <w:bookmarkStart w:id="42" w:name="_Toc230351205"/>
      <w:r>
        <w:t>Prototype Overview</w:t>
      </w:r>
      <w:bookmarkEnd w:id="42"/>
    </w:p>
    <w:p w14:paraId="5FD177BC" w14:textId="77777777" w:rsidR="00D4352C" w:rsidRDefault="00000000">
      <w:pPr>
        <w:spacing w:line="480" w:lineRule="auto"/>
        <w:ind w:left="-5" w:right="391" w:firstLine="519"/>
        <w:rPr>
          <w:rFonts w:ascii="Times New Roman" w:eastAsiaTheme="minorEastAsia" w:hAnsi="Times New Roman" w:cs="Times New Roman"/>
        </w:rPr>
      </w:pPr>
      <w:r>
        <w:rPr>
          <w:rFonts w:ascii="Times New Roman" w:hAnsi="Times New Roman" w:cs="Times New Roman"/>
          <w:sz w:val="22"/>
          <w:szCs w:val="22"/>
        </w:rPr>
        <w:t xml:space="preserve">The main goal of the prototype is system testing. Built in Unreal Engine, the prototype evaluates the core UI system and the functional relationship between pet behavior states and player actions. Specifically, it explores how players respond to dynamic changes in three interrelated pet status values: happiness, hunger, and destructiveness. Players are given three behavioral intervention </w:t>
      </w:r>
      <w:r>
        <w:rPr>
          <w:rFonts w:ascii="Times New Roman" w:hAnsi="Times New Roman" w:cs="Times New Roman"/>
          <w:sz w:val="22"/>
          <w:szCs w:val="22"/>
        </w:rPr>
        <w:lastRenderedPageBreak/>
        <w:t>tools—feeding, throwing toys, and shouting—and must choose the most appropriate action based on the pet’s current state.</w:t>
      </w:r>
    </w:p>
    <w:p w14:paraId="01EB3FA4" w14:textId="77777777" w:rsidR="00D4352C" w:rsidRDefault="00000000">
      <w:pPr>
        <w:spacing w:line="480" w:lineRule="auto"/>
        <w:ind w:left="-5" w:right="391"/>
        <w:rPr>
          <w:rFonts w:ascii="Times New Roman" w:eastAsiaTheme="minorEastAsia" w:hAnsi="Times New Roman" w:cs="Times New Roman"/>
        </w:rPr>
      </w:pPr>
      <w:r>
        <w:rPr>
          <w:rFonts w:ascii="Times New Roman" w:hAnsi="Times New Roman" w:cs="Times New Roman"/>
        </w:rPr>
        <w:t xml:space="preserve"> </w:t>
      </w:r>
      <w:r>
        <w:rPr>
          <w:rFonts w:ascii="Times New Roman" w:hAnsi="Times New Roman" w:cs="Times New Roman"/>
          <w:noProof/>
        </w:rPr>
        <w:drawing>
          <wp:inline distT="0" distB="0" distL="0" distR="0" wp14:anchorId="4352D3C3" wp14:editId="5B92B6E8">
            <wp:extent cx="2898140" cy="1669415"/>
            <wp:effectExtent l="0" t="0" r="0" b="6985"/>
            <wp:docPr id="1674985957" name="Picture 18"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985957" name="Picture 18" descr="A screenshot of a video game&#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2915558" cy="1679316"/>
                    </a:xfrm>
                    <a:prstGeom prst="rect">
                      <a:avLst/>
                    </a:prstGeom>
                    <a:noFill/>
                    <a:ln>
                      <a:noFill/>
                    </a:ln>
                  </pic:spPr>
                </pic:pic>
              </a:graphicData>
            </a:graphic>
          </wp:inline>
        </w:drawing>
      </w:r>
      <w:r>
        <w:rPr>
          <w:rFonts w:ascii="Times New Roman" w:hAnsi="Times New Roman" w:cs="Times New Roman"/>
        </w:rPr>
        <w:t xml:space="preserve"> </w:t>
      </w:r>
      <w:r>
        <w:rPr>
          <w:rFonts w:ascii="Times New Roman" w:hAnsi="Times New Roman" w:cs="Times New Roman"/>
          <w:noProof/>
        </w:rPr>
        <w:drawing>
          <wp:inline distT="0" distB="0" distL="0" distR="0" wp14:anchorId="267FBEAB" wp14:editId="0DC27E8A">
            <wp:extent cx="2868930" cy="1696720"/>
            <wp:effectExtent l="0" t="0" r="7620" b="0"/>
            <wp:docPr id="512091330"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091330" name="Picture 21" descr="A screenshot of a computer&#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2888262" cy="1708316"/>
                    </a:xfrm>
                    <a:prstGeom prst="rect">
                      <a:avLst/>
                    </a:prstGeom>
                    <a:noFill/>
                    <a:ln>
                      <a:noFill/>
                    </a:ln>
                  </pic:spPr>
                </pic:pic>
              </a:graphicData>
            </a:graphic>
          </wp:inline>
        </w:drawing>
      </w:r>
      <w:r>
        <w:rPr>
          <w:rFonts w:ascii="Times New Roman" w:hAnsi="Times New Roman" w:cs="Times New Roman"/>
          <w:noProof/>
        </w:rPr>
        <w:drawing>
          <wp:inline distT="0" distB="0" distL="0" distR="0" wp14:anchorId="797D347E" wp14:editId="5353C719">
            <wp:extent cx="2908935" cy="1717675"/>
            <wp:effectExtent l="0" t="0" r="5715" b="0"/>
            <wp:docPr id="1876522667" name="Picture 22" descr="A cartoon of a c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522667" name="Picture 22" descr="A cartoon of a cat&#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2921064" cy="1725021"/>
                    </a:xfrm>
                    <a:prstGeom prst="rect">
                      <a:avLst/>
                    </a:prstGeom>
                    <a:noFill/>
                    <a:ln>
                      <a:noFill/>
                    </a:ln>
                  </pic:spPr>
                </pic:pic>
              </a:graphicData>
            </a:graphic>
          </wp:inline>
        </w:drawing>
      </w:r>
      <w:r>
        <w:rPr>
          <w:rFonts w:ascii="Times New Roman" w:hAnsi="Times New Roman" w:cs="Times New Roman"/>
          <w:noProof/>
        </w:rPr>
        <w:lastRenderedPageBreak/>
        <w:drawing>
          <wp:inline distT="0" distB="0" distL="0" distR="0" wp14:anchorId="5009F7B4" wp14:editId="29708444">
            <wp:extent cx="2875915" cy="1703705"/>
            <wp:effectExtent l="0" t="0" r="635" b="0"/>
            <wp:docPr id="1092280199"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280199" name="Picture 23" descr="A screenshot of a computer&#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2899925" cy="1718187"/>
                    </a:xfrm>
                    <a:prstGeom prst="rect">
                      <a:avLst/>
                    </a:prstGeom>
                    <a:noFill/>
                    <a:ln>
                      <a:noFill/>
                    </a:ln>
                  </pic:spPr>
                </pic:pic>
              </a:graphicData>
            </a:graphic>
          </wp:inline>
        </w:drawing>
      </w:r>
      <w:r>
        <w:rPr>
          <w:rFonts w:ascii="Times New Roman" w:hAnsi="Times New Roman" w:cs="Times New Roman"/>
          <w:noProof/>
        </w:rPr>
        <w:drawing>
          <wp:inline distT="0" distB="0" distL="0" distR="0" wp14:anchorId="5C8EF04E" wp14:editId="72A5C4BD">
            <wp:extent cx="2923540" cy="1724660"/>
            <wp:effectExtent l="0" t="0" r="0" b="8890"/>
            <wp:docPr id="1047626213" name="Picture 20" descr="A computer screen with a cartoon character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626213" name="Picture 20" descr="A computer screen with a cartoon character on it&#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2943778" cy="1736624"/>
                    </a:xfrm>
                    <a:prstGeom prst="rect">
                      <a:avLst/>
                    </a:prstGeom>
                    <a:noFill/>
                    <a:ln>
                      <a:noFill/>
                    </a:ln>
                  </pic:spPr>
                </pic:pic>
              </a:graphicData>
            </a:graphic>
          </wp:inline>
        </w:drawing>
      </w:r>
    </w:p>
    <w:p w14:paraId="38F52FF9" w14:textId="77777777" w:rsidR="00D4352C" w:rsidRDefault="00000000">
      <w:pPr>
        <w:pStyle w:val="Caption"/>
        <w:jc w:val="center"/>
        <w:rPr>
          <w:rFonts w:ascii="Times New Roman" w:hAnsi="Times New Roman" w:cs="Times New Roman"/>
        </w:rPr>
      </w:pPr>
      <w:bookmarkStart w:id="43" w:name="_Toc230348885"/>
      <w:r>
        <w:rPr>
          <w:rFonts w:ascii="Times New Roman" w:eastAsia="SimSun" w:hAnsi="Times New Roman" w:cs="Times New Roman"/>
          <w:i/>
          <w:iCs/>
        </w:rPr>
        <w:t>Figure</w:t>
      </w:r>
      <w:r>
        <w:rPr>
          <w:rFonts w:ascii="Times New Roman" w:hAnsi="Times New Roman" w:cs="Times New Roman"/>
          <w:i/>
          <w:iCs/>
        </w:rPr>
        <w:t xml:space="preserve"> </w:t>
      </w:r>
      <w:r>
        <w:rPr>
          <w:rFonts w:ascii="Times New Roman" w:hAnsi="Times New Roman" w:cs="Times New Roman"/>
          <w:i/>
          <w:iCs/>
        </w:rPr>
        <w:fldChar w:fldCharType="begin"/>
      </w:r>
      <w:r>
        <w:rPr>
          <w:rFonts w:ascii="Times New Roman" w:hAnsi="Times New Roman" w:cs="Times New Roman"/>
          <w:i/>
          <w:iCs/>
        </w:rPr>
        <w:instrText xml:space="preserve"> SEQ </w:instrText>
      </w:r>
      <w:r>
        <w:rPr>
          <w:rFonts w:ascii="Times New Roman" w:hAnsi="Times New Roman" w:cs="Times New Roman"/>
          <w:i/>
          <w:iCs/>
        </w:rPr>
        <w:instrText>图</w:instrText>
      </w:r>
      <w:r>
        <w:rPr>
          <w:rFonts w:ascii="Times New Roman" w:hAnsi="Times New Roman" w:cs="Times New Roman"/>
          <w:i/>
          <w:iCs/>
        </w:rPr>
        <w:instrText xml:space="preserve"> \* ARABIC </w:instrText>
      </w:r>
      <w:r>
        <w:rPr>
          <w:rFonts w:ascii="Times New Roman" w:hAnsi="Times New Roman" w:cs="Times New Roman"/>
          <w:i/>
          <w:iCs/>
        </w:rPr>
        <w:fldChar w:fldCharType="separate"/>
      </w:r>
      <w:r>
        <w:rPr>
          <w:rFonts w:ascii="Times New Roman" w:hAnsi="Times New Roman" w:cs="Times New Roman"/>
          <w:i/>
          <w:iCs/>
        </w:rPr>
        <w:t>6</w:t>
      </w:r>
      <w:r>
        <w:rPr>
          <w:rFonts w:ascii="Times New Roman" w:hAnsi="Times New Roman" w:cs="Times New Roman"/>
          <w:i/>
          <w:iCs/>
        </w:rPr>
        <w:fldChar w:fldCharType="end"/>
      </w:r>
      <w:r>
        <w:rPr>
          <w:rFonts w:ascii="Times New Roman" w:hAnsi="Times New Roman" w:cs="Times New Roman"/>
        </w:rPr>
        <w:t>: Screenshot from the Paper Prototype</w:t>
      </w:r>
      <w:bookmarkEnd w:id="43"/>
    </w:p>
    <w:p w14:paraId="313E428B" w14:textId="77777777" w:rsidR="00D4352C" w:rsidRDefault="00000000">
      <w:pPr>
        <w:spacing w:line="480" w:lineRule="auto"/>
        <w:ind w:left="-5" w:right="391" w:firstLine="519"/>
        <w:rPr>
          <w:rFonts w:ascii="Times New Roman" w:hAnsi="Times New Roman" w:cs="Times New Roman"/>
          <w:sz w:val="22"/>
          <w:szCs w:val="22"/>
        </w:rPr>
      </w:pPr>
      <w:r>
        <w:rPr>
          <w:rFonts w:ascii="Times New Roman" w:hAnsi="Times New Roman" w:cs="Times New Roman"/>
          <w:sz w:val="22"/>
          <w:szCs w:val="22"/>
        </w:rPr>
        <w:t>A key design principle behind the prototype is that the three values are initially random, yet they do not exist independently; instead, they dynamically interact with and influence one another. For example, feeding reduces hunger, and when hunger reaches a certain threshold, it increases the pet’s happiness. Conversely, if the pet is not fed for a certain period and hunger rises to a specific level, happiness decreases while destructiveness increases. Similarly, although shouting can immediately suppress destructive behavior, it may significantly reduce happiness and thereby trigger further negative reactions. This interdependency is central to the test, requiring players to observe, interpret, and balance multiple constantly changing values in order to make the best decision.</w:t>
      </w:r>
    </w:p>
    <w:p w14:paraId="3C8BAC3B" w14:textId="77777777" w:rsidR="00D4352C" w:rsidRDefault="00000000">
      <w:pPr>
        <w:spacing w:line="480" w:lineRule="auto"/>
        <w:ind w:left="-5" w:right="391" w:firstLine="519"/>
        <w:rPr>
          <w:rFonts w:ascii="Times New Roman" w:eastAsiaTheme="minorEastAsia" w:hAnsi="Times New Roman" w:cs="Times New Roman"/>
          <w:sz w:val="22"/>
          <w:szCs w:val="22"/>
        </w:rPr>
      </w:pPr>
      <w:r>
        <w:rPr>
          <w:rFonts w:ascii="Times New Roman" w:hAnsi="Times New Roman" w:cs="Times New Roman"/>
          <w:sz w:val="22"/>
          <w:szCs w:val="22"/>
        </w:rPr>
        <w:t xml:space="preserve">The purpose of this prototype was therefore twofold: to assess whether players could manipulate the user interface effectively and intuitively, and to determine whether the game features functioned properly and successfully created a sense of strategic tension. To succeed, players must </w:t>
      </w:r>
      <w:r>
        <w:rPr>
          <w:rFonts w:ascii="Times New Roman" w:hAnsi="Times New Roman" w:cs="Times New Roman"/>
          <w:sz w:val="22"/>
          <w:szCs w:val="22"/>
        </w:rPr>
        <w:lastRenderedPageBreak/>
        <w:t>explore how their interventions affect the logic of interrelated state values and manage the balance between the pet’s emotions and behaviors over time.</w:t>
      </w:r>
    </w:p>
    <w:p w14:paraId="555B3630" w14:textId="77777777" w:rsidR="00D4352C" w:rsidRDefault="00000000">
      <w:pPr>
        <w:spacing w:line="480" w:lineRule="auto"/>
        <w:ind w:left="0" w:right="391" w:firstLine="519"/>
        <w:rPr>
          <w:rFonts w:ascii="Times New Roman" w:eastAsiaTheme="minorEastAsia" w:hAnsi="Times New Roman" w:cs="Times New Roman"/>
          <w:sz w:val="22"/>
          <w:szCs w:val="22"/>
        </w:rPr>
      </w:pPr>
      <w:r>
        <w:rPr>
          <w:rFonts w:ascii="Times New Roman" w:eastAsiaTheme="minorEastAsia" w:hAnsi="Times New Roman" w:cs="Times New Roman"/>
          <w:sz w:val="22"/>
          <w:szCs w:val="22"/>
        </w:rPr>
        <w:t>Third Prototype: In this phase, I introduced temporal restrictions by adding a work interface system.</w:t>
      </w:r>
    </w:p>
    <w:p w14:paraId="273AB8B7" w14:textId="77777777" w:rsidR="00D4352C" w:rsidRDefault="00000000">
      <w:pPr>
        <w:spacing w:line="480" w:lineRule="auto"/>
        <w:ind w:left="0" w:right="391" w:firstLine="519"/>
        <w:rPr>
          <w:rFonts w:ascii="Times New Roman" w:eastAsiaTheme="minorEastAsia" w:hAnsi="Times New Roman" w:cs="Times New Roman"/>
          <w:sz w:val="22"/>
          <w:szCs w:val="22"/>
        </w:rPr>
      </w:pPr>
      <w:r>
        <w:rPr>
          <w:rFonts w:ascii="Times New Roman" w:eastAsiaTheme="minorEastAsia" w:hAnsi="Times New Roman" w:cs="Times New Roman"/>
          <w:sz w:val="22"/>
          <w:szCs w:val="22"/>
        </w:rPr>
        <w:t>In this system, players are periodically required to remain on the work interface for a short duration. During this time, they cannot monitor the pet or perform any actions, such as feeding it or stopping disruptive behavior.</w:t>
      </w:r>
    </w:p>
    <w:p w14:paraId="12CCFFD4" w14:textId="77777777" w:rsidR="00D4352C" w:rsidRDefault="00000000">
      <w:pPr>
        <w:spacing w:line="480" w:lineRule="auto"/>
        <w:ind w:left="0" w:right="391" w:firstLine="519"/>
        <w:rPr>
          <w:rFonts w:ascii="Times New Roman" w:eastAsiaTheme="minorEastAsia" w:hAnsi="Times New Roman" w:cs="Times New Roman"/>
          <w:sz w:val="22"/>
          <w:szCs w:val="22"/>
        </w:rPr>
      </w:pPr>
      <w:r>
        <w:rPr>
          <w:rFonts w:ascii="Times New Roman" w:eastAsiaTheme="minorEastAsia" w:hAnsi="Times New Roman" w:cs="Times New Roman"/>
          <w:sz w:val="22"/>
          <w:szCs w:val="22"/>
        </w:rPr>
        <w:t>This creates a temporal surveillance constraint in which players temporarily lose access to both information and control. As a result, they must make decisions in advance and anticipate potential risks before losing access.</w:t>
      </w:r>
    </w:p>
    <w:p w14:paraId="5D7F1618" w14:textId="77777777" w:rsidR="00D4352C" w:rsidRDefault="00000000">
      <w:pPr>
        <w:spacing w:line="480" w:lineRule="auto"/>
        <w:ind w:left="0" w:right="391" w:firstLine="519"/>
        <w:rPr>
          <w:rFonts w:ascii="Times New Roman" w:eastAsiaTheme="minorEastAsia" w:hAnsi="Times New Roman" w:cs="Times New Roman"/>
          <w:sz w:val="22"/>
          <w:szCs w:val="22"/>
        </w:rPr>
      </w:pPr>
      <w:r>
        <w:rPr>
          <w:rFonts w:ascii="Times New Roman" w:eastAsiaTheme="minorEastAsia" w:hAnsi="Times New Roman" w:cs="Times New Roman"/>
          <w:sz w:val="22"/>
          <w:szCs w:val="22"/>
        </w:rPr>
        <w:t>In addition, I implemented a results system that records player actions and summarizes performance at the end of each session, providing a clearer overview of player decisions.</w:t>
      </w:r>
    </w:p>
    <w:p w14:paraId="6F7F8BC1" w14:textId="77777777" w:rsidR="00D4352C" w:rsidRDefault="00000000">
      <w:pPr>
        <w:spacing w:line="480" w:lineRule="auto"/>
        <w:ind w:left="0" w:right="391" w:firstLine="566"/>
        <w:rPr>
          <w:rFonts w:ascii="Times New Roman" w:eastAsiaTheme="minorEastAsia" w:hAnsi="Times New Roman" w:cs="Times New Roman"/>
        </w:rPr>
      </w:pPr>
      <w:r>
        <w:rPr>
          <w:rFonts w:ascii="Times New Roman" w:eastAsiaTheme="minorEastAsia" w:hAnsi="Times New Roman" w:cs="Times New Roman"/>
          <w:noProof/>
        </w:rPr>
        <w:drawing>
          <wp:inline distT="0" distB="0" distL="0" distR="0" wp14:anchorId="5C796FC8" wp14:editId="39C245DD">
            <wp:extent cx="4225925" cy="2378710"/>
            <wp:effectExtent l="0" t="0" r="3175" b="2540"/>
            <wp:docPr id="4" name="Picture 3"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screenshot of a video game&#10;&#10;AI-generated content may be incorrect."/>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238026" cy="2385409"/>
                    </a:xfrm>
                    <a:prstGeom prst="rect">
                      <a:avLst/>
                    </a:prstGeom>
                  </pic:spPr>
                </pic:pic>
              </a:graphicData>
            </a:graphic>
          </wp:inline>
        </w:drawing>
      </w:r>
    </w:p>
    <w:p w14:paraId="0B2160AE" w14:textId="77777777" w:rsidR="00D4352C" w:rsidRDefault="00000000">
      <w:pPr>
        <w:spacing w:line="480" w:lineRule="auto"/>
        <w:ind w:left="0" w:right="391" w:firstLine="566"/>
        <w:rPr>
          <w:rFonts w:ascii="Times New Roman" w:eastAsiaTheme="minorEastAsia" w:hAnsi="Times New Roman" w:cs="Times New Roman"/>
        </w:rPr>
      </w:pPr>
      <w:r>
        <w:rPr>
          <w:rFonts w:ascii="Times New Roman" w:eastAsiaTheme="minorEastAsia" w:hAnsi="Times New Roman" w:cs="Times New Roman"/>
          <w:noProof/>
        </w:rPr>
        <w:lastRenderedPageBreak/>
        <w:drawing>
          <wp:inline distT="0" distB="0" distL="0" distR="0" wp14:anchorId="6CFF12F0" wp14:editId="1086715C">
            <wp:extent cx="4239260" cy="2510790"/>
            <wp:effectExtent l="0" t="0" r="8890" b="3810"/>
            <wp:docPr id="1986963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963438" name="Picture 1"/>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239010" cy="2510718"/>
                    </a:xfrm>
                    <a:prstGeom prst="rect">
                      <a:avLst/>
                    </a:prstGeom>
                  </pic:spPr>
                </pic:pic>
              </a:graphicData>
            </a:graphic>
          </wp:inline>
        </w:drawing>
      </w:r>
    </w:p>
    <w:p w14:paraId="1A86A68A" w14:textId="77777777" w:rsidR="00D4352C" w:rsidRDefault="00000000">
      <w:pPr>
        <w:spacing w:line="480" w:lineRule="auto"/>
        <w:ind w:left="0" w:right="391" w:firstLine="566"/>
        <w:rPr>
          <w:rFonts w:ascii="Times New Roman" w:eastAsiaTheme="minorEastAsia" w:hAnsi="Times New Roman" w:cs="Times New Roman"/>
        </w:rPr>
      </w:pPr>
      <w:r>
        <w:rPr>
          <w:rFonts w:ascii="Times New Roman" w:eastAsiaTheme="minorEastAsia" w:hAnsi="Times New Roman" w:cs="Times New Roman"/>
          <w:noProof/>
        </w:rPr>
        <w:drawing>
          <wp:inline distT="0" distB="0" distL="0" distR="0" wp14:anchorId="10B786C1" wp14:editId="6BB953A8">
            <wp:extent cx="4550410" cy="2680335"/>
            <wp:effectExtent l="0" t="0" r="2540" b="5715"/>
            <wp:docPr id="1759451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451654" name="Picture 1"/>
                    <pic:cNvPicPr>
                      <a:picLocks noChangeAspect="1"/>
                    </pic:cNvPicPr>
                  </pic:nvPicPr>
                  <pic:blipFill>
                    <a:blip r:embed="rId28"/>
                    <a:stretch>
                      <a:fillRect/>
                    </a:stretch>
                  </pic:blipFill>
                  <pic:spPr>
                    <a:xfrm>
                      <a:off x="0" y="0"/>
                      <a:ext cx="4566754" cy="2689852"/>
                    </a:xfrm>
                    <a:prstGeom prst="rect">
                      <a:avLst/>
                    </a:prstGeom>
                  </pic:spPr>
                </pic:pic>
              </a:graphicData>
            </a:graphic>
          </wp:inline>
        </w:drawing>
      </w:r>
      <w:r>
        <w:rPr>
          <w:rFonts w:ascii="Times New Roman" w:hAnsi="Times New Roman" w:cs="Times New Roman"/>
        </w:rPr>
        <w:t xml:space="preserve"> </w:t>
      </w:r>
    </w:p>
    <w:p w14:paraId="3AAFBFDE" w14:textId="77777777" w:rsidR="00D4352C" w:rsidRDefault="00000000">
      <w:pPr>
        <w:pStyle w:val="Caption"/>
        <w:jc w:val="center"/>
        <w:rPr>
          <w:rFonts w:ascii="Times New Roman" w:eastAsiaTheme="minorEastAsia" w:hAnsi="Times New Roman" w:cs="Times New Roman"/>
        </w:rPr>
      </w:pPr>
      <w:bookmarkStart w:id="44" w:name="_Toc230348886"/>
      <w:r>
        <w:rPr>
          <w:rFonts w:ascii="Times New Roman" w:eastAsia="SimSun" w:hAnsi="Times New Roman" w:cs="Times New Roman"/>
          <w:i/>
          <w:iCs/>
        </w:rPr>
        <w:t>Figure</w:t>
      </w:r>
      <w:r>
        <w:rPr>
          <w:rFonts w:ascii="Times New Roman" w:hAnsi="Times New Roman" w:cs="Times New Roman"/>
          <w:i/>
          <w:iCs/>
        </w:rPr>
        <w:t xml:space="preserve"> </w:t>
      </w:r>
      <w:r>
        <w:rPr>
          <w:rFonts w:ascii="Times New Roman" w:hAnsi="Times New Roman" w:cs="Times New Roman"/>
          <w:i/>
          <w:iCs/>
        </w:rPr>
        <w:fldChar w:fldCharType="begin"/>
      </w:r>
      <w:r>
        <w:rPr>
          <w:rFonts w:ascii="Times New Roman" w:hAnsi="Times New Roman" w:cs="Times New Roman"/>
          <w:i/>
          <w:iCs/>
        </w:rPr>
        <w:instrText xml:space="preserve"> SEQ </w:instrText>
      </w:r>
      <w:r>
        <w:rPr>
          <w:rFonts w:ascii="Times New Roman" w:hAnsi="Times New Roman" w:cs="Times New Roman"/>
          <w:i/>
          <w:iCs/>
        </w:rPr>
        <w:instrText>图</w:instrText>
      </w:r>
      <w:r>
        <w:rPr>
          <w:rFonts w:ascii="Times New Roman" w:hAnsi="Times New Roman" w:cs="Times New Roman"/>
          <w:i/>
          <w:iCs/>
        </w:rPr>
        <w:instrText xml:space="preserve"> \* ARABIC </w:instrText>
      </w:r>
      <w:r>
        <w:rPr>
          <w:rFonts w:ascii="Times New Roman" w:hAnsi="Times New Roman" w:cs="Times New Roman"/>
          <w:i/>
          <w:iCs/>
        </w:rPr>
        <w:fldChar w:fldCharType="separate"/>
      </w:r>
      <w:r>
        <w:rPr>
          <w:rFonts w:ascii="Times New Roman" w:hAnsi="Times New Roman" w:cs="Times New Roman"/>
          <w:i/>
          <w:iCs/>
        </w:rPr>
        <w:t>7</w:t>
      </w:r>
      <w:r>
        <w:rPr>
          <w:rFonts w:ascii="Times New Roman" w:hAnsi="Times New Roman" w:cs="Times New Roman"/>
          <w:i/>
          <w:iCs/>
        </w:rPr>
        <w:fldChar w:fldCharType="end"/>
      </w:r>
      <w:r>
        <w:rPr>
          <w:rFonts w:ascii="Times New Roman" w:hAnsi="Times New Roman" w:cs="Times New Roman"/>
        </w:rPr>
        <w:t>: In-Game Screenshots (Main Menu, Work Menu)</w:t>
      </w:r>
      <w:bookmarkEnd w:id="44"/>
    </w:p>
    <w:p w14:paraId="03608949" w14:textId="77777777" w:rsidR="00D4352C" w:rsidRDefault="00000000">
      <w:pPr>
        <w:spacing w:line="480" w:lineRule="auto"/>
        <w:ind w:left="0" w:right="391" w:firstLineChars="236" w:firstLine="566"/>
        <w:rPr>
          <w:rFonts w:ascii="Times New Roman" w:eastAsiaTheme="minorEastAsia" w:hAnsi="Times New Roman" w:cs="Times New Roman"/>
        </w:rPr>
      </w:pPr>
      <w:r>
        <w:rPr>
          <w:rFonts w:ascii="Times New Roman" w:eastAsiaTheme="minorEastAsia" w:hAnsi="Times New Roman" w:cs="Times New Roman"/>
        </w:rPr>
        <w:t>A work-menu restriction was added so that players cannot return to the pet menu for several rounds.</w:t>
      </w:r>
    </w:p>
    <w:p w14:paraId="297F5CA2" w14:textId="77777777" w:rsidR="00D4352C" w:rsidRDefault="00000000">
      <w:pPr>
        <w:spacing w:line="480" w:lineRule="auto"/>
        <w:ind w:left="0" w:right="391" w:firstLine="566"/>
        <w:rPr>
          <w:rFonts w:ascii="Times New Roman" w:eastAsiaTheme="minorEastAsia" w:hAnsi="Times New Roman" w:cs="Times New Roman"/>
        </w:rPr>
      </w:pPr>
      <w:r>
        <w:rPr>
          <w:rFonts w:ascii="Times New Roman" w:eastAsiaTheme="minorEastAsia" w:hAnsi="Times New Roman" w:cs="Times New Roman"/>
          <w:noProof/>
        </w:rPr>
        <w:drawing>
          <wp:inline distT="0" distB="0" distL="0" distR="0" wp14:anchorId="3FCB410D" wp14:editId="738B74A6">
            <wp:extent cx="4989195" cy="1153160"/>
            <wp:effectExtent l="0" t="0" r="1905" b="8890"/>
            <wp:docPr id="136650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50121" name="Picture 1"/>
                    <pic:cNvPicPr>
                      <a:picLocks noChangeAspect="1"/>
                    </pic:cNvPicPr>
                  </pic:nvPicPr>
                  <pic:blipFill>
                    <a:blip r:embed="rId29"/>
                    <a:stretch>
                      <a:fillRect/>
                    </a:stretch>
                  </pic:blipFill>
                  <pic:spPr>
                    <a:xfrm>
                      <a:off x="0" y="0"/>
                      <a:ext cx="5017358" cy="1159672"/>
                    </a:xfrm>
                    <a:prstGeom prst="rect">
                      <a:avLst/>
                    </a:prstGeom>
                  </pic:spPr>
                </pic:pic>
              </a:graphicData>
            </a:graphic>
          </wp:inline>
        </w:drawing>
      </w:r>
    </w:p>
    <w:p w14:paraId="161185A6" w14:textId="77777777" w:rsidR="00D4352C" w:rsidRDefault="00000000">
      <w:pPr>
        <w:spacing w:line="480" w:lineRule="auto"/>
        <w:ind w:left="0" w:right="391" w:firstLine="566"/>
        <w:rPr>
          <w:rFonts w:ascii="Times New Roman" w:eastAsiaTheme="minorEastAsia" w:hAnsi="Times New Roman" w:cs="Times New Roman"/>
        </w:rPr>
      </w:pPr>
      <w:r>
        <w:rPr>
          <w:rFonts w:ascii="Times New Roman" w:eastAsiaTheme="minorEastAsia" w:hAnsi="Times New Roman" w:cs="Times New Roman"/>
          <w:noProof/>
        </w:rPr>
        <w:lastRenderedPageBreak/>
        <w:drawing>
          <wp:inline distT="0" distB="0" distL="0" distR="0" wp14:anchorId="4806F7D8" wp14:editId="4E5EF6E7">
            <wp:extent cx="4936490" cy="1129030"/>
            <wp:effectExtent l="0" t="0" r="0" b="0"/>
            <wp:docPr id="1967391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391863" name="Picture 1"/>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973979" cy="1137914"/>
                    </a:xfrm>
                    <a:prstGeom prst="rect">
                      <a:avLst/>
                    </a:prstGeom>
                  </pic:spPr>
                </pic:pic>
              </a:graphicData>
            </a:graphic>
          </wp:inline>
        </w:drawing>
      </w:r>
      <w:r>
        <w:rPr>
          <w:rFonts w:ascii="Times New Roman" w:eastAsiaTheme="minorEastAsia" w:hAnsi="Times New Roman" w:cs="Times New Roman"/>
          <w:noProof/>
        </w:rPr>
        <w:drawing>
          <wp:inline distT="0" distB="0" distL="0" distR="0" wp14:anchorId="2C32E92A" wp14:editId="3827C3A7">
            <wp:extent cx="4994275" cy="1293495"/>
            <wp:effectExtent l="0" t="0" r="0" b="1905"/>
            <wp:docPr id="21468865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886522" name="Picture 2"/>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020106" cy="1300326"/>
                    </a:xfrm>
                    <a:prstGeom prst="rect">
                      <a:avLst/>
                    </a:prstGeom>
                  </pic:spPr>
                </pic:pic>
              </a:graphicData>
            </a:graphic>
          </wp:inline>
        </w:drawing>
      </w:r>
    </w:p>
    <w:p w14:paraId="39410021" w14:textId="77777777" w:rsidR="00D4352C" w:rsidRDefault="00000000">
      <w:pPr>
        <w:pStyle w:val="Caption"/>
        <w:jc w:val="center"/>
        <w:rPr>
          <w:rFonts w:ascii="Times New Roman" w:eastAsiaTheme="minorEastAsia" w:hAnsi="Times New Roman" w:cs="Times New Roman"/>
        </w:rPr>
      </w:pPr>
      <w:bookmarkStart w:id="45" w:name="_Toc230348887"/>
      <w:r>
        <w:rPr>
          <w:rFonts w:ascii="Times New Roman" w:eastAsiaTheme="minorEastAsia" w:hAnsi="Times New Roman" w:cs="Times New Roman"/>
          <w:i/>
          <w:iCs/>
        </w:rPr>
        <w:t>Figure</w:t>
      </w:r>
      <w:r>
        <w:rPr>
          <w:rFonts w:ascii="Times New Roman" w:hAnsi="Times New Roman" w:cs="Times New Roman"/>
          <w:i/>
          <w:iCs/>
        </w:rPr>
        <w:t xml:space="preserve"> </w:t>
      </w:r>
      <w:r>
        <w:rPr>
          <w:rFonts w:ascii="Times New Roman" w:hAnsi="Times New Roman" w:cs="Times New Roman"/>
          <w:i/>
          <w:iCs/>
        </w:rPr>
        <w:fldChar w:fldCharType="begin"/>
      </w:r>
      <w:r>
        <w:rPr>
          <w:rFonts w:ascii="Times New Roman" w:hAnsi="Times New Roman" w:cs="Times New Roman"/>
          <w:i/>
          <w:iCs/>
        </w:rPr>
        <w:instrText xml:space="preserve"> SEQ </w:instrText>
      </w:r>
      <w:r>
        <w:rPr>
          <w:rFonts w:ascii="Times New Roman" w:hAnsi="Times New Roman" w:cs="Times New Roman"/>
          <w:i/>
          <w:iCs/>
        </w:rPr>
        <w:instrText>图</w:instrText>
      </w:r>
      <w:r>
        <w:rPr>
          <w:rFonts w:ascii="Times New Roman" w:hAnsi="Times New Roman" w:cs="Times New Roman"/>
          <w:i/>
          <w:iCs/>
        </w:rPr>
        <w:instrText xml:space="preserve"> \* ARABIC </w:instrText>
      </w:r>
      <w:r>
        <w:rPr>
          <w:rFonts w:ascii="Times New Roman" w:hAnsi="Times New Roman" w:cs="Times New Roman"/>
          <w:i/>
          <w:iCs/>
        </w:rPr>
        <w:fldChar w:fldCharType="separate"/>
      </w:r>
      <w:r>
        <w:rPr>
          <w:rFonts w:ascii="Times New Roman" w:hAnsi="Times New Roman" w:cs="Times New Roman"/>
          <w:i/>
          <w:iCs/>
        </w:rPr>
        <w:t>8</w:t>
      </w:r>
      <w:r>
        <w:rPr>
          <w:rFonts w:ascii="Times New Roman" w:hAnsi="Times New Roman" w:cs="Times New Roman"/>
          <w:i/>
          <w:iCs/>
        </w:rPr>
        <w:fldChar w:fldCharType="end"/>
      </w:r>
      <w:r>
        <w:rPr>
          <w:rFonts w:ascii="Times New Roman" w:hAnsi="Times New Roman" w:cs="Times New Roman"/>
        </w:rPr>
        <w:t>: Temporal Restriction Blueprints</w:t>
      </w:r>
      <w:bookmarkEnd w:id="45"/>
    </w:p>
    <w:p w14:paraId="0DAECF21" w14:textId="77777777" w:rsidR="00D4352C" w:rsidRDefault="00000000">
      <w:pPr>
        <w:spacing w:line="480" w:lineRule="auto"/>
        <w:ind w:left="-5" w:right="391" w:firstLine="566"/>
        <w:rPr>
          <w:rFonts w:ascii="Times New Roman" w:eastAsiaTheme="minorEastAsia" w:hAnsi="Times New Roman" w:cs="Times New Roman"/>
        </w:rPr>
      </w:pPr>
      <w:r>
        <w:rPr>
          <w:rFonts w:ascii="Times New Roman" w:eastAsiaTheme="minorEastAsia" w:hAnsi="Times New Roman" w:cs="Times New Roman"/>
        </w:rPr>
        <w:t>A time-record stamp was added to the result menu to support easier monitoring and prepare for subsequent data calculations:</w:t>
      </w:r>
    </w:p>
    <w:p w14:paraId="064CD000" w14:textId="77777777" w:rsidR="00D4352C" w:rsidRDefault="00000000">
      <w:pPr>
        <w:spacing w:line="480" w:lineRule="auto"/>
        <w:ind w:left="-5" w:right="391"/>
        <w:rPr>
          <w:rFonts w:ascii="Times New Roman" w:eastAsiaTheme="minorEastAsia" w:hAnsi="Times New Roman" w:cs="Times New Roman"/>
        </w:rPr>
      </w:pPr>
      <w:r>
        <w:rPr>
          <w:rFonts w:ascii="Times New Roman" w:eastAsiaTheme="minorEastAsia" w:hAnsi="Times New Roman" w:cs="Times New Roman"/>
          <w:noProof/>
        </w:rPr>
        <w:lastRenderedPageBreak/>
        <w:drawing>
          <wp:inline distT="0" distB="0" distL="0" distR="0" wp14:anchorId="6889BDE0" wp14:editId="07461CE9">
            <wp:extent cx="5207635" cy="2917190"/>
            <wp:effectExtent l="0" t="0" r="0" b="0"/>
            <wp:docPr id="616088297" name="Picture 4"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088297" name="Picture 4" descr="A screenshot of a video game&#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5219078" cy="2923690"/>
                    </a:xfrm>
                    <a:prstGeom prst="rect">
                      <a:avLst/>
                    </a:prstGeom>
                    <a:noFill/>
                    <a:ln>
                      <a:noFill/>
                    </a:ln>
                  </pic:spPr>
                </pic:pic>
              </a:graphicData>
            </a:graphic>
          </wp:inline>
        </w:drawing>
      </w:r>
      <w:r>
        <w:rPr>
          <w:rFonts w:ascii="Times New Roman" w:eastAsiaTheme="minorEastAsia" w:hAnsi="Times New Roman" w:cs="Times New Roman"/>
          <w:noProof/>
        </w:rPr>
        <w:drawing>
          <wp:inline distT="0" distB="0" distL="0" distR="0" wp14:anchorId="27CFC4A7" wp14:editId="68B8025F">
            <wp:extent cx="5243195" cy="1517015"/>
            <wp:effectExtent l="0" t="0" r="0" b="6985"/>
            <wp:docPr id="9595725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572530" name="Picture 1" descr="A screenshot of a computer&#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5265693" cy="1523768"/>
                    </a:xfrm>
                    <a:prstGeom prst="rect">
                      <a:avLst/>
                    </a:prstGeom>
                    <a:noFill/>
                    <a:ln>
                      <a:noFill/>
                    </a:ln>
                  </pic:spPr>
                </pic:pic>
              </a:graphicData>
            </a:graphic>
          </wp:inline>
        </w:drawing>
      </w:r>
    </w:p>
    <w:p w14:paraId="4BD44D84" w14:textId="77777777" w:rsidR="00D4352C" w:rsidRDefault="00000000">
      <w:pPr>
        <w:spacing w:line="480" w:lineRule="auto"/>
        <w:ind w:left="-5" w:right="391"/>
        <w:rPr>
          <w:rFonts w:ascii="Times New Roman" w:eastAsiaTheme="minorEastAsia" w:hAnsi="Times New Roman" w:cs="Times New Roman"/>
        </w:rPr>
      </w:pPr>
      <w:r>
        <w:rPr>
          <w:rFonts w:ascii="Times New Roman" w:eastAsiaTheme="minorEastAsia" w:hAnsi="Times New Roman" w:cs="Times New Roman"/>
          <w:noProof/>
        </w:rPr>
        <w:drawing>
          <wp:inline distT="0" distB="0" distL="0" distR="0" wp14:anchorId="763FF031" wp14:editId="0DEE8768">
            <wp:extent cx="5280025" cy="1205230"/>
            <wp:effectExtent l="0" t="0" r="0" b="0"/>
            <wp:docPr id="189710125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101251" name="Picture 2" descr="A screenshot of a computer&#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5292215" cy="1208548"/>
                    </a:xfrm>
                    <a:prstGeom prst="rect">
                      <a:avLst/>
                    </a:prstGeom>
                    <a:noFill/>
                    <a:ln>
                      <a:noFill/>
                    </a:ln>
                  </pic:spPr>
                </pic:pic>
              </a:graphicData>
            </a:graphic>
          </wp:inline>
        </w:drawing>
      </w:r>
    </w:p>
    <w:p w14:paraId="2AAE9FAA" w14:textId="77777777" w:rsidR="00D4352C" w:rsidRDefault="00000000">
      <w:pPr>
        <w:spacing w:line="480" w:lineRule="auto"/>
        <w:ind w:left="-5" w:right="391"/>
        <w:rPr>
          <w:rFonts w:ascii="Times New Roman" w:eastAsiaTheme="minorEastAsia" w:hAnsi="Times New Roman" w:cs="Times New Roman"/>
        </w:rPr>
      </w:pPr>
      <w:r>
        <w:rPr>
          <w:rFonts w:ascii="Times New Roman" w:eastAsiaTheme="minorEastAsia" w:hAnsi="Times New Roman" w:cs="Times New Roman"/>
          <w:noProof/>
        </w:rPr>
        <w:drawing>
          <wp:inline distT="0" distB="0" distL="0" distR="0" wp14:anchorId="12CD6126" wp14:editId="6C14A367">
            <wp:extent cx="5264150" cy="1102360"/>
            <wp:effectExtent l="0" t="0" r="0" b="2540"/>
            <wp:docPr id="310780902"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780902" name="Picture 3" descr="A screenshot of a computer&#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5288987" cy="1108019"/>
                    </a:xfrm>
                    <a:prstGeom prst="rect">
                      <a:avLst/>
                    </a:prstGeom>
                    <a:noFill/>
                    <a:ln>
                      <a:noFill/>
                    </a:ln>
                  </pic:spPr>
                </pic:pic>
              </a:graphicData>
            </a:graphic>
          </wp:inline>
        </w:drawing>
      </w:r>
    </w:p>
    <w:p w14:paraId="08300704" w14:textId="77777777" w:rsidR="00D4352C" w:rsidRDefault="00000000">
      <w:pPr>
        <w:pStyle w:val="Caption"/>
        <w:jc w:val="center"/>
        <w:rPr>
          <w:rFonts w:ascii="Times New Roman" w:eastAsiaTheme="minorEastAsia" w:hAnsi="Times New Roman" w:cs="Times New Roman"/>
        </w:rPr>
      </w:pPr>
      <w:bookmarkStart w:id="46" w:name="_Toc230348888"/>
      <w:r>
        <w:rPr>
          <w:rFonts w:ascii="Times New Roman" w:eastAsia="SimSun" w:hAnsi="Times New Roman" w:cs="Times New Roman"/>
          <w:i/>
          <w:iCs/>
        </w:rPr>
        <w:t>Figure</w:t>
      </w:r>
      <w:r>
        <w:rPr>
          <w:rFonts w:ascii="Times New Roman" w:hAnsi="Times New Roman" w:cs="Times New Roman"/>
          <w:i/>
          <w:iCs/>
        </w:rPr>
        <w:t xml:space="preserve"> </w:t>
      </w:r>
      <w:r>
        <w:rPr>
          <w:rFonts w:ascii="Times New Roman" w:hAnsi="Times New Roman" w:cs="Times New Roman"/>
          <w:i/>
          <w:iCs/>
        </w:rPr>
        <w:fldChar w:fldCharType="begin"/>
      </w:r>
      <w:r>
        <w:rPr>
          <w:rFonts w:ascii="Times New Roman" w:hAnsi="Times New Roman" w:cs="Times New Roman"/>
          <w:i/>
          <w:iCs/>
        </w:rPr>
        <w:instrText xml:space="preserve"> SEQ </w:instrText>
      </w:r>
      <w:r>
        <w:rPr>
          <w:rFonts w:ascii="Times New Roman" w:hAnsi="Times New Roman" w:cs="Times New Roman"/>
          <w:i/>
          <w:iCs/>
        </w:rPr>
        <w:instrText>图</w:instrText>
      </w:r>
      <w:r>
        <w:rPr>
          <w:rFonts w:ascii="Times New Roman" w:hAnsi="Times New Roman" w:cs="Times New Roman"/>
          <w:i/>
          <w:iCs/>
        </w:rPr>
        <w:instrText xml:space="preserve"> \* ARABIC </w:instrText>
      </w:r>
      <w:r>
        <w:rPr>
          <w:rFonts w:ascii="Times New Roman" w:hAnsi="Times New Roman" w:cs="Times New Roman"/>
          <w:i/>
          <w:iCs/>
        </w:rPr>
        <w:fldChar w:fldCharType="separate"/>
      </w:r>
      <w:r>
        <w:rPr>
          <w:rFonts w:ascii="Times New Roman" w:hAnsi="Times New Roman" w:cs="Times New Roman"/>
          <w:i/>
          <w:iCs/>
        </w:rPr>
        <w:t>9</w:t>
      </w:r>
      <w:r>
        <w:rPr>
          <w:rFonts w:ascii="Times New Roman" w:hAnsi="Times New Roman" w:cs="Times New Roman"/>
          <w:i/>
          <w:iCs/>
        </w:rPr>
        <w:fldChar w:fldCharType="end"/>
      </w:r>
      <w:r>
        <w:rPr>
          <w:rFonts w:ascii="Times New Roman" w:hAnsi="Times New Roman" w:cs="Times New Roman"/>
        </w:rPr>
        <w:t>: Result Menu and Time-Record Stamp Blueprint</w:t>
      </w:r>
      <w:bookmarkEnd w:id="46"/>
    </w:p>
    <w:p w14:paraId="3589D828" w14:textId="77777777" w:rsidR="00D4352C" w:rsidRDefault="00000000">
      <w:pPr>
        <w:pStyle w:val="Heading2"/>
      </w:pPr>
      <w:bookmarkStart w:id="47" w:name="_Toc230351206"/>
      <w:r>
        <w:lastRenderedPageBreak/>
        <w:t>Second Prototype: Spatial Surveillance Restriction</w:t>
      </w:r>
      <w:bookmarkEnd w:id="47"/>
    </w:p>
    <w:p w14:paraId="043636C0" w14:textId="77777777" w:rsidR="00D4352C" w:rsidRDefault="00000000">
      <w:pPr>
        <w:spacing w:line="480" w:lineRule="auto"/>
        <w:ind w:left="0" w:right="391" w:firstLineChars="257" w:firstLine="565"/>
        <w:rPr>
          <w:rFonts w:ascii="Times New Roman" w:eastAsiaTheme="minorEastAsia" w:hAnsi="Times New Roman" w:cs="Times New Roman"/>
          <w:sz w:val="22"/>
          <w:szCs w:val="22"/>
        </w:rPr>
      </w:pPr>
      <w:r>
        <w:rPr>
          <w:rFonts w:ascii="Times New Roman" w:eastAsiaTheme="minorEastAsia" w:hAnsi="Times New Roman" w:cs="Times New Roman"/>
          <w:sz w:val="22"/>
          <w:szCs w:val="22"/>
        </w:rPr>
        <w:t>In this phase, I focused on implementing spatial restrictions within the monitoring system.</w:t>
      </w:r>
    </w:p>
    <w:p w14:paraId="2EDF0A6A" w14:textId="77777777" w:rsidR="00D4352C" w:rsidRDefault="00000000">
      <w:pPr>
        <w:spacing w:line="480" w:lineRule="auto"/>
        <w:ind w:left="0" w:right="391" w:firstLineChars="257" w:firstLine="565"/>
        <w:rPr>
          <w:rFonts w:ascii="Times New Roman" w:eastAsiaTheme="minorEastAsia" w:hAnsi="Times New Roman" w:cs="Times New Roman"/>
          <w:sz w:val="22"/>
          <w:szCs w:val="22"/>
        </w:rPr>
      </w:pPr>
      <w:r>
        <w:rPr>
          <w:rFonts w:ascii="Times New Roman" w:eastAsiaTheme="minorEastAsia" w:hAnsi="Times New Roman" w:cs="Times New Roman"/>
          <w:sz w:val="22"/>
          <w:szCs w:val="22"/>
        </w:rPr>
        <w:t>Players are required to move the camera actively (left, right, up, and down) to locate the pet rather than seeing the entire room at once. In addition, they must switch between the monitoring interface and the pet status panel to understand the pet’s condition.</w:t>
      </w:r>
    </w:p>
    <w:p w14:paraId="3D9F53DB" w14:textId="77777777" w:rsidR="00D4352C" w:rsidRDefault="00000000">
      <w:pPr>
        <w:spacing w:line="480" w:lineRule="auto"/>
        <w:ind w:left="0" w:right="391" w:firstLineChars="257" w:firstLine="565"/>
        <w:rPr>
          <w:rFonts w:ascii="Times New Roman" w:eastAsiaTheme="minorEastAsia" w:hAnsi="Times New Roman" w:cs="Times New Roman"/>
          <w:sz w:val="22"/>
          <w:szCs w:val="22"/>
        </w:rPr>
      </w:pPr>
      <w:r>
        <w:rPr>
          <w:rFonts w:ascii="Times New Roman" w:eastAsiaTheme="minorEastAsia" w:hAnsi="Times New Roman" w:cs="Times New Roman"/>
          <w:sz w:val="22"/>
          <w:szCs w:val="22"/>
        </w:rPr>
        <w:t>These mechanics prevent players from accessing all information at the same time. Instead, they must search for the pet, check its status, and piece together what is happening.</w:t>
      </w:r>
    </w:p>
    <w:p w14:paraId="2460E01D" w14:textId="77777777" w:rsidR="00D4352C" w:rsidRDefault="00000000">
      <w:pPr>
        <w:spacing w:line="480" w:lineRule="auto"/>
        <w:ind w:left="0" w:right="391" w:firstLineChars="257" w:firstLine="565"/>
        <w:rPr>
          <w:rFonts w:ascii="Times New Roman" w:eastAsiaTheme="minorEastAsia" w:hAnsi="Times New Roman" w:cs="Times New Roman"/>
          <w:sz w:val="22"/>
          <w:szCs w:val="22"/>
        </w:rPr>
      </w:pPr>
      <w:r>
        <w:rPr>
          <w:rFonts w:ascii="Times New Roman" w:eastAsiaTheme="minorEastAsia" w:hAnsi="Times New Roman" w:cs="Times New Roman"/>
          <w:sz w:val="22"/>
          <w:szCs w:val="22"/>
        </w:rPr>
        <w:t>Together, these interactions create a spatial surveillance constraint in which limited visibility and fragmented information force players to actively gather information and make decisions.</w:t>
      </w:r>
    </w:p>
    <w:p w14:paraId="33826D10" w14:textId="77777777" w:rsidR="00D4352C" w:rsidRDefault="00000000">
      <w:pPr>
        <w:spacing w:line="480" w:lineRule="auto"/>
        <w:ind w:left="0" w:right="391" w:firstLine="566"/>
        <w:rPr>
          <w:rFonts w:ascii="Times New Roman" w:eastAsiaTheme="minorEastAsia" w:hAnsi="Times New Roman" w:cs="Times New Roman"/>
          <w:sz w:val="22"/>
          <w:szCs w:val="22"/>
        </w:rPr>
      </w:pPr>
      <w:r>
        <w:rPr>
          <w:rFonts w:ascii="Times New Roman" w:eastAsiaTheme="minorEastAsia" w:hAnsi="Times New Roman" w:cs="Times New Roman"/>
          <w:noProof/>
        </w:rPr>
        <w:drawing>
          <wp:inline distT="0" distB="0" distL="0" distR="0" wp14:anchorId="6ECD93E3" wp14:editId="5FAF53D7">
            <wp:extent cx="4941570" cy="2778125"/>
            <wp:effectExtent l="0" t="0" r="0" b="3175"/>
            <wp:docPr id="11" name="Picture 10"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screenshot of a video game&#10;&#10;AI-generated content may be incorrect."/>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941684" cy="2777924"/>
                    </a:xfrm>
                    <a:prstGeom prst="rect">
                      <a:avLst/>
                    </a:prstGeom>
                  </pic:spPr>
                </pic:pic>
              </a:graphicData>
            </a:graphic>
          </wp:inline>
        </w:drawing>
      </w:r>
    </w:p>
    <w:p w14:paraId="2D9EBEF4" w14:textId="77777777" w:rsidR="00D4352C" w:rsidRDefault="00000000">
      <w:pPr>
        <w:spacing w:line="480" w:lineRule="auto"/>
        <w:ind w:left="0" w:right="391" w:firstLine="566"/>
        <w:rPr>
          <w:rFonts w:ascii="Times New Roman" w:eastAsiaTheme="minorEastAsia" w:hAnsi="Times New Roman" w:cs="Times New Roman"/>
        </w:rPr>
      </w:pPr>
      <w:r>
        <w:rPr>
          <w:rFonts w:ascii="Times New Roman" w:eastAsiaTheme="minorEastAsia" w:hAnsi="Times New Roman" w:cs="Times New Roman"/>
          <w:noProof/>
        </w:rPr>
        <w:lastRenderedPageBreak/>
        <w:drawing>
          <wp:inline distT="0" distB="0" distL="0" distR="0" wp14:anchorId="643039FE" wp14:editId="292DABC7">
            <wp:extent cx="4904105" cy="2932430"/>
            <wp:effectExtent l="0" t="0" r="0" b="1270"/>
            <wp:docPr id="1668803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803074" name="Picture 1"/>
                    <pic:cNvPicPr>
                      <a:picLocks noChangeAspect="1"/>
                    </pic:cNvPicPr>
                  </pic:nvPicPr>
                  <pic:blipFill>
                    <a:blip r:embed="rId37"/>
                    <a:stretch>
                      <a:fillRect/>
                    </a:stretch>
                  </pic:blipFill>
                  <pic:spPr>
                    <a:xfrm>
                      <a:off x="0" y="0"/>
                      <a:ext cx="4925910" cy="2945848"/>
                    </a:xfrm>
                    <a:prstGeom prst="rect">
                      <a:avLst/>
                    </a:prstGeom>
                  </pic:spPr>
                </pic:pic>
              </a:graphicData>
            </a:graphic>
          </wp:inline>
        </w:drawing>
      </w:r>
    </w:p>
    <w:p w14:paraId="3E105CB3" w14:textId="77777777" w:rsidR="00D4352C" w:rsidRDefault="00000000">
      <w:pPr>
        <w:spacing w:line="480" w:lineRule="auto"/>
        <w:ind w:left="0" w:right="391" w:firstLine="566"/>
        <w:rPr>
          <w:rFonts w:ascii="Times New Roman" w:eastAsiaTheme="minorEastAsia" w:hAnsi="Times New Roman" w:cs="Times New Roman"/>
        </w:rPr>
      </w:pPr>
      <w:r>
        <w:rPr>
          <w:rFonts w:ascii="Times New Roman" w:eastAsiaTheme="minorEastAsia" w:hAnsi="Times New Roman" w:cs="Times New Roman"/>
          <w:b/>
          <w:bCs/>
          <w:noProof/>
        </w:rPr>
        <w:drawing>
          <wp:inline distT="0" distB="0" distL="0" distR="0" wp14:anchorId="5823B75A" wp14:editId="6D3DCB2A">
            <wp:extent cx="6192520" cy="2442845"/>
            <wp:effectExtent l="0" t="0" r="0" b="0"/>
            <wp:docPr id="1028983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983939" name="Picture 1"/>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6192520" cy="2442845"/>
                    </a:xfrm>
                    <a:prstGeom prst="rect">
                      <a:avLst/>
                    </a:prstGeom>
                  </pic:spPr>
                </pic:pic>
              </a:graphicData>
            </a:graphic>
          </wp:inline>
        </w:drawing>
      </w:r>
    </w:p>
    <w:p w14:paraId="14C11280" w14:textId="77777777" w:rsidR="00D4352C" w:rsidRDefault="00000000">
      <w:pPr>
        <w:pStyle w:val="Caption"/>
        <w:ind w:firstLine="472"/>
        <w:jc w:val="center"/>
        <w:rPr>
          <w:rFonts w:ascii="Times New Roman" w:eastAsiaTheme="minorEastAsia" w:hAnsi="Times New Roman" w:cs="Times New Roman"/>
        </w:rPr>
      </w:pPr>
      <w:bookmarkStart w:id="48" w:name="_Toc230348889"/>
      <w:r>
        <w:rPr>
          <w:rFonts w:ascii="Times New Roman" w:eastAsia="SimSun" w:hAnsi="Times New Roman" w:cs="Times New Roman"/>
          <w:i/>
          <w:iCs/>
        </w:rPr>
        <w:t>Figure</w:t>
      </w:r>
      <w:r>
        <w:rPr>
          <w:rFonts w:ascii="Times New Roman" w:hAnsi="Times New Roman" w:cs="Times New Roman"/>
          <w:i/>
          <w:iCs/>
        </w:rPr>
        <w:t xml:space="preserve"> </w:t>
      </w:r>
      <w:r>
        <w:rPr>
          <w:rFonts w:ascii="Times New Roman" w:hAnsi="Times New Roman" w:cs="Times New Roman"/>
          <w:i/>
          <w:iCs/>
        </w:rPr>
        <w:fldChar w:fldCharType="begin"/>
      </w:r>
      <w:r>
        <w:rPr>
          <w:rFonts w:ascii="Times New Roman" w:hAnsi="Times New Roman" w:cs="Times New Roman"/>
          <w:i/>
          <w:iCs/>
        </w:rPr>
        <w:instrText xml:space="preserve"> SEQ </w:instrText>
      </w:r>
      <w:r>
        <w:rPr>
          <w:rFonts w:ascii="Times New Roman" w:hAnsi="Times New Roman" w:cs="Times New Roman"/>
          <w:i/>
          <w:iCs/>
        </w:rPr>
        <w:instrText>图</w:instrText>
      </w:r>
      <w:r>
        <w:rPr>
          <w:rFonts w:ascii="Times New Roman" w:hAnsi="Times New Roman" w:cs="Times New Roman"/>
          <w:i/>
          <w:iCs/>
        </w:rPr>
        <w:instrText xml:space="preserve"> \* ARABIC </w:instrText>
      </w:r>
      <w:r>
        <w:rPr>
          <w:rFonts w:ascii="Times New Roman" w:hAnsi="Times New Roman" w:cs="Times New Roman"/>
          <w:i/>
          <w:iCs/>
        </w:rPr>
        <w:fldChar w:fldCharType="separate"/>
      </w:r>
      <w:r>
        <w:rPr>
          <w:rFonts w:ascii="Times New Roman" w:hAnsi="Times New Roman" w:cs="Times New Roman"/>
          <w:i/>
          <w:iCs/>
        </w:rPr>
        <w:t>10</w:t>
      </w:r>
      <w:r>
        <w:rPr>
          <w:rFonts w:ascii="Times New Roman" w:hAnsi="Times New Roman" w:cs="Times New Roman"/>
          <w:i/>
          <w:iCs/>
        </w:rPr>
        <w:fldChar w:fldCharType="end"/>
      </w:r>
      <w:r>
        <w:rPr>
          <w:rFonts w:ascii="Times New Roman" w:hAnsi="Times New Roman" w:cs="Times New Roman"/>
        </w:rPr>
        <w:t>: In-Game Screenshots (Camera Menu, Pause Menu)</w:t>
      </w:r>
      <w:bookmarkEnd w:id="48"/>
    </w:p>
    <w:p w14:paraId="4DEF7950" w14:textId="77777777" w:rsidR="00D4352C" w:rsidRDefault="00000000">
      <w:pPr>
        <w:spacing w:line="480" w:lineRule="auto"/>
        <w:ind w:left="0" w:right="391" w:firstLine="566"/>
        <w:rPr>
          <w:rFonts w:ascii="Times New Roman" w:eastAsiaTheme="minorEastAsia" w:hAnsi="Times New Roman" w:cs="Times New Roman"/>
          <w:b/>
          <w:bCs/>
        </w:rPr>
      </w:pPr>
      <w:r>
        <w:rPr>
          <w:rFonts w:ascii="Times New Roman" w:hAnsi="Times New Roman" w:cs="Times New Roman"/>
        </w:rPr>
        <w:lastRenderedPageBreak/>
        <w:t xml:space="preserve"> </w:t>
      </w:r>
      <w:r>
        <w:rPr>
          <w:rFonts w:ascii="Times New Roman" w:hAnsi="Times New Roman" w:cs="Times New Roman"/>
          <w:noProof/>
        </w:rPr>
        <w:drawing>
          <wp:inline distT="0" distB="0" distL="0" distR="0" wp14:anchorId="76A7F16E" wp14:editId="23E60DD0">
            <wp:extent cx="6163945" cy="3686810"/>
            <wp:effectExtent l="0" t="0" r="8255" b="8890"/>
            <wp:docPr id="1840190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190739" name="Picture 1"/>
                    <pic:cNvPicPr>
                      <a:picLocks noChangeAspect="1"/>
                    </pic:cNvPicPr>
                  </pic:nvPicPr>
                  <pic:blipFill>
                    <a:blip r:embed="rId39"/>
                    <a:stretch>
                      <a:fillRect/>
                    </a:stretch>
                  </pic:blipFill>
                  <pic:spPr>
                    <a:xfrm>
                      <a:off x="0" y="0"/>
                      <a:ext cx="6194347" cy="3705049"/>
                    </a:xfrm>
                    <a:prstGeom prst="rect">
                      <a:avLst/>
                    </a:prstGeom>
                  </pic:spPr>
                </pic:pic>
              </a:graphicData>
            </a:graphic>
          </wp:inline>
        </w:drawing>
      </w:r>
      <w:r>
        <w:rPr>
          <w:rFonts w:ascii="Times New Roman" w:eastAsiaTheme="minorEastAsia" w:hAnsi="Times New Roman" w:cs="Times New Roman"/>
          <w:b/>
          <w:bCs/>
          <w:noProof/>
        </w:rPr>
        <w:drawing>
          <wp:inline distT="0" distB="0" distL="0" distR="0" wp14:anchorId="4BAC99FC" wp14:editId="379C45F1">
            <wp:extent cx="6192520" cy="2437765"/>
            <wp:effectExtent l="0" t="0" r="0" b="635"/>
            <wp:docPr id="544908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08611" name="Picture 1"/>
                    <pic:cNvPicPr>
                      <a:picLocks noChangeAspect="1"/>
                    </pic:cNvPicPr>
                  </pic:nvPicPr>
                  <pic:blipFill>
                    <a:blip r:embed="rId40"/>
                    <a:stretch>
                      <a:fillRect/>
                    </a:stretch>
                  </pic:blipFill>
                  <pic:spPr>
                    <a:xfrm>
                      <a:off x="0" y="0"/>
                      <a:ext cx="6192520" cy="2437765"/>
                    </a:xfrm>
                    <a:prstGeom prst="rect">
                      <a:avLst/>
                    </a:prstGeom>
                  </pic:spPr>
                </pic:pic>
              </a:graphicData>
            </a:graphic>
          </wp:inline>
        </w:drawing>
      </w:r>
      <w:r>
        <w:rPr>
          <w:rFonts w:ascii="Times New Roman" w:hAnsi="Times New Roman" w:cs="Times New Roman"/>
        </w:rPr>
        <w:t xml:space="preserve"> </w:t>
      </w:r>
    </w:p>
    <w:p w14:paraId="770DD078" w14:textId="77777777" w:rsidR="00D4352C" w:rsidRDefault="00000000">
      <w:pPr>
        <w:pStyle w:val="Caption"/>
        <w:jc w:val="center"/>
        <w:rPr>
          <w:rFonts w:ascii="Times New Roman" w:eastAsiaTheme="minorEastAsia" w:hAnsi="Times New Roman" w:cs="Times New Roman"/>
        </w:rPr>
      </w:pPr>
      <w:bookmarkStart w:id="49" w:name="_Toc230348890"/>
      <w:r>
        <w:rPr>
          <w:rFonts w:ascii="Times New Roman" w:eastAsia="SimSun" w:hAnsi="Times New Roman" w:cs="Times New Roman"/>
          <w:i/>
          <w:iCs/>
        </w:rPr>
        <w:t>Figure</w:t>
      </w:r>
      <w:r>
        <w:rPr>
          <w:rFonts w:ascii="Times New Roman" w:hAnsi="Times New Roman" w:cs="Times New Roman"/>
          <w:i/>
          <w:iCs/>
        </w:rPr>
        <w:t xml:space="preserve"> </w:t>
      </w:r>
      <w:r>
        <w:rPr>
          <w:rFonts w:ascii="Times New Roman" w:hAnsi="Times New Roman" w:cs="Times New Roman"/>
          <w:i/>
          <w:iCs/>
        </w:rPr>
        <w:fldChar w:fldCharType="begin"/>
      </w:r>
      <w:r>
        <w:rPr>
          <w:rFonts w:ascii="Times New Roman" w:hAnsi="Times New Roman" w:cs="Times New Roman"/>
          <w:i/>
          <w:iCs/>
        </w:rPr>
        <w:instrText xml:space="preserve"> SEQ </w:instrText>
      </w:r>
      <w:r>
        <w:rPr>
          <w:rFonts w:ascii="Times New Roman" w:hAnsi="Times New Roman" w:cs="Times New Roman"/>
          <w:i/>
          <w:iCs/>
        </w:rPr>
        <w:instrText>图</w:instrText>
      </w:r>
      <w:r>
        <w:rPr>
          <w:rFonts w:ascii="Times New Roman" w:hAnsi="Times New Roman" w:cs="Times New Roman"/>
          <w:i/>
          <w:iCs/>
        </w:rPr>
        <w:instrText xml:space="preserve"> \* ARABIC </w:instrText>
      </w:r>
      <w:r>
        <w:rPr>
          <w:rFonts w:ascii="Times New Roman" w:hAnsi="Times New Roman" w:cs="Times New Roman"/>
          <w:i/>
          <w:iCs/>
        </w:rPr>
        <w:fldChar w:fldCharType="separate"/>
      </w:r>
      <w:r>
        <w:rPr>
          <w:rFonts w:ascii="Times New Roman" w:hAnsi="Times New Roman" w:cs="Times New Roman"/>
          <w:i/>
          <w:iCs/>
        </w:rPr>
        <w:t>1</w:t>
      </w:r>
      <w:r>
        <w:rPr>
          <w:rFonts w:ascii="Times New Roman" w:hAnsi="Times New Roman" w:cs="Times New Roman" w:hint="eastAsia"/>
          <w:i/>
          <w:iCs/>
        </w:rPr>
        <w:t>1</w:t>
      </w:r>
      <w:r>
        <w:rPr>
          <w:rFonts w:ascii="Times New Roman" w:hAnsi="Times New Roman" w:cs="Times New Roman"/>
          <w:i/>
          <w:iCs/>
        </w:rPr>
        <w:fldChar w:fldCharType="end"/>
      </w:r>
      <w:r>
        <w:rPr>
          <w:rFonts w:ascii="Times New Roman" w:hAnsi="Times New Roman" w:cs="Times New Roman"/>
        </w:rPr>
        <w:t>: Spatial Constraints Blueprint (Camera Movement)</w:t>
      </w:r>
      <w:bookmarkEnd w:id="49"/>
    </w:p>
    <w:p w14:paraId="680386B3" w14:textId="77777777" w:rsidR="00D4352C" w:rsidRDefault="00D4352C">
      <w:pPr>
        <w:spacing w:line="480" w:lineRule="auto"/>
        <w:ind w:left="0" w:right="391" w:firstLine="519"/>
        <w:rPr>
          <w:rFonts w:ascii="Times New Roman" w:eastAsiaTheme="minorEastAsia" w:hAnsi="Times New Roman" w:cs="Times New Roman"/>
          <w:sz w:val="22"/>
          <w:szCs w:val="22"/>
        </w:rPr>
      </w:pPr>
    </w:p>
    <w:p w14:paraId="6A536BA6" w14:textId="77777777" w:rsidR="00D4352C" w:rsidRDefault="00000000">
      <w:pPr>
        <w:pStyle w:val="Heading1"/>
      </w:pPr>
      <w:bookmarkStart w:id="50" w:name="_Toc230351207"/>
      <w:r>
        <w:t>Validation Methodology</w:t>
      </w:r>
      <w:bookmarkEnd w:id="50"/>
    </w:p>
    <w:p w14:paraId="1D55AB5B" w14:textId="77777777" w:rsidR="00D4352C" w:rsidRDefault="00000000">
      <w:pPr>
        <w:pStyle w:val="Heading2"/>
      </w:pPr>
      <w:bookmarkStart w:id="51" w:name="_Toc230351208"/>
      <w:r>
        <w:t>Research Design Overview</w:t>
      </w:r>
      <w:bookmarkEnd w:id="51"/>
    </w:p>
    <w:p w14:paraId="7A9B72AF" w14:textId="77777777" w:rsidR="00D4352C" w:rsidRDefault="00000000">
      <w:pPr>
        <w:spacing w:line="480" w:lineRule="auto"/>
        <w:ind w:left="-5" w:right="391" w:firstLine="519"/>
        <w:rPr>
          <w:rFonts w:ascii="Times New Roman" w:eastAsiaTheme="minorEastAsia" w:hAnsi="Times New Roman" w:cs="Times New Roman"/>
          <w:sz w:val="22"/>
          <w:szCs w:val="22"/>
        </w:rPr>
      </w:pPr>
      <w:r>
        <w:rPr>
          <w:rFonts w:ascii="Times New Roman" w:eastAsiaTheme="minorEastAsia" w:hAnsi="Times New Roman" w:cs="Times New Roman"/>
          <w:sz w:val="22"/>
          <w:szCs w:val="22"/>
        </w:rPr>
        <w:lastRenderedPageBreak/>
        <w:t>Based on the Theory of Constraints (TOC), the study treats surveillance access as the main system bottleneck, because it limits the information available to the player.</w:t>
      </w:r>
    </w:p>
    <w:p w14:paraId="388B9F5B" w14:textId="77777777" w:rsidR="00D4352C" w:rsidRDefault="00000000">
      <w:pPr>
        <w:spacing w:line="480" w:lineRule="auto"/>
        <w:ind w:left="-5" w:right="391" w:firstLine="519"/>
        <w:rPr>
          <w:rFonts w:ascii="Times New Roman" w:eastAsiaTheme="minorEastAsia" w:hAnsi="Times New Roman" w:cs="Times New Roman"/>
          <w:sz w:val="22"/>
          <w:szCs w:val="22"/>
        </w:rPr>
      </w:pPr>
      <w:r>
        <w:rPr>
          <w:rFonts w:ascii="Times New Roman" w:eastAsiaTheme="minorEastAsia" w:hAnsi="Times New Roman" w:cs="Times New Roman"/>
          <w:sz w:val="22"/>
          <w:szCs w:val="22"/>
        </w:rPr>
        <w:t>Rather than eliminating constraints, this research systematically varies the degree and type of restriction to examine how players adjust their strategies in environments characterized by limited information and control. The validation process is divided into three steps, each of which adds a new type or level of constraint.</w:t>
      </w:r>
    </w:p>
    <w:p w14:paraId="5F6D4298" w14:textId="77777777" w:rsidR="00D4352C" w:rsidRDefault="00000000">
      <w:pPr>
        <w:spacing w:line="480" w:lineRule="auto"/>
        <w:ind w:left="-5" w:right="391" w:firstLine="519"/>
        <w:rPr>
          <w:rFonts w:ascii="Times New Roman" w:eastAsiaTheme="minorEastAsia" w:hAnsi="Times New Roman" w:cs="Times New Roman"/>
          <w:sz w:val="22"/>
          <w:szCs w:val="22"/>
        </w:rPr>
      </w:pPr>
      <w:r>
        <w:rPr>
          <w:rFonts w:ascii="Times New Roman" w:eastAsiaTheme="minorEastAsia" w:hAnsi="Times New Roman" w:cs="Times New Roman"/>
          <w:sz w:val="22"/>
          <w:szCs w:val="22"/>
        </w:rPr>
        <w:t>To account for differences in playstyle and decision-making tendencies among participants, a within-subject design (Clark, Lawrence, Astley-Jones, &amp; Gray, 2009) is used in all phases. In-game behavioral data are collected through gameplay observation and system records.</w:t>
      </w:r>
    </w:p>
    <w:p w14:paraId="7DA0A791" w14:textId="77777777" w:rsidR="00D4352C" w:rsidRDefault="00000000">
      <w:pPr>
        <w:pStyle w:val="Heading2"/>
      </w:pPr>
      <w:bookmarkStart w:id="52" w:name="_Toc230351209"/>
      <w:r>
        <w:t>Phase 1: Temporal Surveillance Restriction</w:t>
      </w:r>
      <w:bookmarkEnd w:id="52"/>
    </w:p>
    <w:p w14:paraId="17496A87" w14:textId="77777777" w:rsidR="00D4352C" w:rsidRDefault="00000000">
      <w:pPr>
        <w:spacing w:line="480" w:lineRule="auto"/>
        <w:ind w:left="-5" w:right="335" w:firstLine="566"/>
        <w:rPr>
          <w:rFonts w:ascii="Times New Roman" w:eastAsiaTheme="minorEastAsia" w:hAnsi="Times New Roman" w:cs="Times New Roman"/>
        </w:rPr>
      </w:pPr>
      <w:r>
        <w:rPr>
          <w:rFonts w:ascii="Times New Roman" w:eastAsiaTheme="minorEastAsia" w:hAnsi="Times New Roman" w:cs="Times New Roman"/>
        </w:rPr>
        <w:t>The first phase of the study examined how self-selected temporal constraints influenced player risk assessment and decision-making behavior. Twenty participants (N = 20) completed a series of gameplay trials in which they voluntarily selected different work durations in exchange for in-game currency rewards. During each work session, players temporarily lost access to pet monitoring and intervention systems.</w:t>
      </w:r>
    </w:p>
    <w:p w14:paraId="76887277" w14:textId="77777777" w:rsidR="00D4352C" w:rsidRDefault="00000000">
      <w:pPr>
        <w:spacing w:line="480" w:lineRule="auto"/>
        <w:ind w:left="-5" w:right="391" w:firstLine="566"/>
        <w:rPr>
          <w:rFonts w:ascii="Times New Roman" w:eastAsiaTheme="minorEastAsia" w:hAnsi="Times New Roman" w:cs="Times New Roman"/>
        </w:rPr>
      </w:pPr>
      <w:r>
        <w:rPr>
          <w:rFonts w:ascii="Times New Roman" w:eastAsiaTheme="minorEastAsia" w:hAnsi="Times New Roman" w:cs="Times New Roman"/>
        </w:rPr>
        <w:t>Unlike forced interruption systems, this phase focuses on how players evaluate pet conditions before willingly entering a restricted state. The purpose of this phase is to examine whether players can balance economic reward against surveillance risk when deciding how long to leave the monitoring interface.</w:t>
      </w:r>
    </w:p>
    <w:p w14:paraId="6B9C2CA0" w14:textId="77777777" w:rsidR="00D4352C" w:rsidRDefault="00000000">
      <w:pPr>
        <w:spacing w:line="480" w:lineRule="auto"/>
        <w:ind w:left="-5" w:right="391" w:firstLine="566"/>
        <w:rPr>
          <w:rFonts w:ascii="Times New Roman" w:eastAsiaTheme="minorEastAsia" w:hAnsi="Times New Roman" w:cs="Times New Roman"/>
        </w:rPr>
      </w:pPr>
      <w:r>
        <w:rPr>
          <w:rFonts w:ascii="Times New Roman" w:eastAsiaTheme="minorEastAsia" w:hAnsi="Times New Roman" w:cs="Times New Roman"/>
        </w:rPr>
        <w:t>The primary behavioral metric in this phase is the Destructive Event Rate (DER):</w:t>
      </w:r>
    </w:p>
    <w:p w14:paraId="6168D775" w14:textId="77777777" w:rsidR="00D4352C" w:rsidRDefault="00000000">
      <w:pPr>
        <w:spacing w:line="480" w:lineRule="auto"/>
        <w:ind w:left="-5" w:right="391"/>
        <w:rPr>
          <w:rFonts w:ascii="Times New Roman" w:eastAsiaTheme="minorEastAsia" w:hAnsi="Times New Roman" w:cs="Times New Roman"/>
        </w:rPr>
      </w:pPr>
      <m:oMathPara>
        <m:oMath>
          <m:r>
            <m:rPr>
              <m:nor/>
            </m:rPr>
            <w:rPr>
              <w:rFonts w:ascii="Times New Roman" w:eastAsiaTheme="minorEastAsia" w:hAnsi="Times New Roman" w:cs="Times New Roman"/>
              <w:i/>
            </w:rPr>
            <m:t>DER</m:t>
          </m:r>
          <m:r>
            <m:rPr>
              <m:nor/>
            </m:rPr>
            <w:rPr>
              <w:rFonts w:ascii="Times New Roman" w:eastAsiaTheme="minorEastAsia" w:hAnsi="Times New Roman" w:cs="Times New Roman"/>
            </w:rPr>
            <m:t>=</m:t>
          </m:r>
          <m:f>
            <m:fPr>
              <m:ctrlPr>
                <w:rPr>
                  <w:rFonts w:ascii="Cambria Math" w:eastAsiaTheme="minorEastAsia" w:hAnsi="Cambria Math" w:cs="Times New Roman"/>
                </w:rPr>
              </m:ctrlPr>
            </m:fPr>
            <m:num>
              <m:r>
                <m:rPr>
                  <m:nor/>
                </m:rPr>
                <w:rPr>
                  <w:rFonts w:ascii="Times New Roman" w:eastAsiaTheme="minorEastAsia" w:hAnsi="Times New Roman" w:cs="Times New Roman"/>
                </w:rPr>
                <m:t xml:space="preserve">Number of Pet Destructive Events During Work </m:t>
              </m:r>
            </m:num>
            <m:den>
              <m:r>
                <m:rPr>
                  <m:nor/>
                </m:rPr>
                <w:rPr>
                  <w:rFonts w:ascii="Times New Roman" w:eastAsiaTheme="minorEastAsia" w:hAnsi="Times New Roman" w:cs="Times New Roman"/>
                </w:rPr>
                <m:t>Total Work Sessions</m:t>
              </m:r>
            </m:den>
          </m:f>
        </m:oMath>
      </m:oMathPara>
    </w:p>
    <w:p w14:paraId="0E1E7B8C" w14:textId="77777777" w:rsidR="00D4352C" w:rsidRDefault="00000000">
      <w:pPr>
        <w:spacing w:line="480" w:lineRule="auto"/>
        <w:ind w:left="-5" w:right="391" w:firstLine="566"/>
        <w:rPr>
          <w:rFonts w:ascii="Times New Roman" w:eastAsiaTheme="minorEastAsia" w:hAnsi="Times New Roman" w:cs="Times New Roman"/>
        </w:rPr>
      </w:pPr>
      <w:r>
        <w:rPr>
          <w:rFonts w:ascii="Times New Roman" w:eastAsiaTheme="minorEastAsia" w:hAnsi="Times New Roman" w:cs="Times New Roman"/>
        </w:rPr>
        <w:lastRenderedPageBreak/>
        <w:t>This metric evaluates how frequently negative pet behaviors occur during periods of surveillance absence. Higher DER values suggest that players selected overly risky work durations or failed to evaluate the pet’s condition sufficiently before entering work mode. Lower DER values indicate more effective risk assessment and temporal decision-making.</w:t>
      </w:r>
    </w:p>
    <w:p w14:paraId="42766DBF" w14:textId="77777777" w:rsidR="00D4352C" w:rsidRDefault="00000000">
      <w:pPr>
        <w:spacing w:line="480" w:lineRule="auto"/>
        <w:ind w:left="-5" w:right="391" w:firstLine="566"/>
        <w:rPr>
          <w:rFonts w:ascii="Times New Roman" w:eastAsiaTheme="minorEastAsia" w:hAnsi="Times New Roman" w:cs="Times New Roman"/>
        </w:rPr>
      </w:pPr>
      <w:r>
        <w:rPr>
          <w:rFonts w:ascii="Times New Roman" w:eastAsiaTheme="minorEastAsia" w:hAnsi="Times New Roman" w:cs="Times New Roman"/>
        </w:rPr>
        <w:t>Following the experiment, participants completed Appendix B (Questionnaire 2) to report their self-perceived tension on a 1–7 Likert scale and their intention to anticipate pet behavior before losing access.</w:t>
      </w:r>
    </w:p>
    <w:p w14:paraId="545D0197" w14:textId="77777777" w:rsidR="00D4352C" w:rsidRDefault="00000000">
      <w:pPr>
        <w:spacing w:line="480" w:lineRule="auto"/>
        <w:ind w:left="-5" w:right="391" w:firstLine="566"/>
        <w:rPr>
          <w:rFonts w:ascii="Times New Roman" w:eastAsiaTheme="minorEastAsia" w:hAnsi="Times New Roman" w:cs="Times New Roman"/>
        </w:rPr>
      </w:pPr>
      <w:r>
        <w:rPr>
          <w:rFonts w:ascii="Times New Roman" w:eastAsiaTheme="minorEastAsia" w:hAnsi="Times New Roman" w:cs="Times New Roman"/>
        </w:rPr>
        <w:t>This phase identifies temporal restriction as the principal system bottleneck, aligning directly with the Theory of Constraints by reducing the frequency of information access and requiring proactive planning under uncertainty.</w:t>
      </w:r>
    </w:p>
    <w:p w14:paraId="0F12E975" w14:textId="77777777" w:rsidR="00D4352C" w:rsidRDefault="00000000">
      <w:pPr>
        <w:pStyle w:val="Heading2"/>
      </w:pPr>
      <w:bookmarkStart w:id="53" w:name="_Toc230351210"/>
      <w:r>
        <w:t>Phase 2: Spatial Surveillance Restriction</w:t>
      </w:r>
      <w:bookmarkEnd w:id="53"/>
    </w:p>
    <w:p w14:paraId="6392DAAF" w14:textId="77777777" w:rsidR="00D4352C" w:rsidRDefault="00000000">
      <w:pPr>
        <w:spacing w:line="480" w:lineRule="auto"/>
        <w:ind w:left="-5" w:right="391" w:firstLine="566"/>
        <w:rPr>
          <w:rFonts w:ascii="Times New Roman" w:eastAsiaTheme="minorEastAsia" w:hAnsi="Times New Roman" w:cs="Times New Roman"/>
        </w:rPr>
      </w:pPr>
      <w:r>
        <w:rPr>
          <w:rFonts w:ascii="Times New Roman" w:eastAsiaTheme="minorEastAsia" w:hAnsi="Times New Roman" w:cs="Times New Roman"/>
        </w:rPr>
        <w:t>The second phase of the study investigated how spatial surveillance restrictions, particularly fragmented visibility and incomplete visual information, affected player tension and information-seeking behavior. Ten participants (N = 10) completed a within-subject comparison between two gameplay conditions: a Full View condition, in which the entire room remained visible at all times, and a Restricted View condition, which required players to actively pan the camera to locate the pet.</w:t>
      </w:r>
    </w:p>
    <w:p w14:paraId="13DC59B9" w14:textId="77777777" w:rsidR="00D4352C" w:rsidRDefault="00000000">
      <w:pPr>
        <w:spacing w:line="480" w:lineRule="auto"/>
        <w:ind w:left="-5" w:right="391" w:firstLine="566"/>
        <w:rPr>
          <w:rFonts w:ascii="Times New Roman" w:eastAsiaTheme="minorEastAsia" w:hAnsi="Times New Roman" w:cs="Times New Roman"/>
        </w:rPr>
      </w:pPr>
      <w:r>
        <w:rPr>
          <w:rFonts w:ascii="Times New Roman" w:eastAsiaTheme="minorEastAsia" w:hAnsi="Times New Roman" w:cs="Times New Roman"/>
        </w:rPr>
        <w:t>To evaluate the effect of spatial restriction on perceived tension, a within-subject experiment was conducted.</w:t>
      </w:r>
    </w:p>
    <w:p w14:paraId="076AC223" w14:textId="77777777" w:rsidR="00D4352C" w:rsidRDefault="00000000">
      <w:pPr>
        <w:spacing w:line="480" w:lineRule="auto"/>
        <w:ind w:left="-5" w:right="391" w:firstLine="566"/>
        <w:rPr>
          <w:rFonts w:ascii="Times New Roman" w:eastAsiaTheme="minorEastAsia" w:hAnsi="Times New Roman" w:cs="Times New Roman"/>
        </w:rPr>
      </w:pPr>
      <w:r>
        <w:rPr>
          <w:rFonts w:ascii="Times New Roman" w:eastAsiaTheme="minorEastAsia" w:hAnsi="Times New Roman" w:cs="Times New Roman"/>
        </w:rPr>
        <w:t>Ten participants played two versions of the game:</w:t>
      </w:r>
    </w:p>
    <w:p w14:paraId="25A66779" w14:textId="77777777" w:rsidR="00D4352C" w:rsidRDefault="00000000">
      <w:pPr>
        <w:numPr>
          <w:ilvl w:val="0"/>
          <w:numId w:val="3"/>
        </w:numPr>
        <w:spacing w:line="480" w:lineRule="auto"/>
        <w:ind w:right="391" w:hanging="153"/>
        <w:rPr>
          <w:rFonts w:ascii="Times New Roman" w:eastAsiaTheme="minorEastAsia" w:hAnsi="Times New Roman" w:cs="Times New Roman"/>
        </w:rPr>
      </w:pPr>
      <w:r>
        <w:rPr>
          <w:rFonts w:ascii="Times New Roman" w:eastAsiaTheme="minorEastAsia" w:hAnsi="Times New Roman" w:cs="Times New Roman"/>
        </w:rPr>
        <w:lastRenderedPageBreak/>
        <w:t>Restricted view condition: players could see only part of the room and had to move the camera to locate the pet.</w:t>
      </w:r>
    </w:p>
    <w:p w14:paraId="7BDC4D9E" w14:textId="77777777" w:rsidR="00D4352C" w:rsidRDefault="00000000">
      <w:pPr>
        <w:numPr>
          <w:ilvl w:val="0"/>
          <w:numId w:val="3"/>
        </w:numPr>
        <w:spacing w:line="480" w:lineRule="auto"/>
        <w:ind w:right="391" w:hanging="153"/>
        <w:rPr>
          <w:rFonts w:ascii="Times New Roman" w:eastAsiaTheme="minorEastAsia" w:hAnsi="Times New Roman" w:cs="Times New Roman"/>
        </w:rPr>
      </w:pPr>
      <w:r>
        <w:rPr>
          <w:rFonts w:ascii="Times New Roman" w:eastAsiaTheme="minorEastAsia" w:hAnsi="Times New Roman" w:cs="Times New Roman"/>
        </w:rPr>
        <w:t>Full view condition: players could see the entire room at all times.</w:t>
      </w:r>
    </w:p>
    <w:p w14:paraId="4D9A9D3C" w14:textId="77777777" w:rsidR="00D4352C" w:rsidRDefault="00000000">
      <w:pPr>
        <w:spacing w:line="480" w:lineRule="auto"/>
        <w:ind w:left="-5" w:right="391" w:firstLine="566"/>
        <w:rPr>
          <w:rFonts w:ascii="Times New Roman" w:eastAsiaTheme="minorEastAsia" w:hAnsi="Times New Roman" w:cs="Times New Roman"/>
        </w:rPr>
      </w:pPr>
      <w:r>
        <w:rPr>
          <w:rFonts w:ascii="Times New Roman" w:eastAsiaTheme="minorEastAsia" w:hAnsi="Times New Roman" w:cs="Times New Roman"/>
        </w:rPr>
        <w:t>After playing both versions, participants completed Appendix C (Questionnaire 3) to assess whether uncertainty about “what might happen outside the view” significantly increased psychological pressure and fear of missing critical events.</w:t>
      </w:r>
    </w:p>
    <w:p w14:paraId="3F8EE3EF" w14:textId="77777777" w:rsidR="00D4352C" w:rsidRDefault="00000000">
      <w:pPr>
        <w:spacing w:line="480" w:lineRule="auto"/>
        <w:ind w:left="-5" w:right="391" w:firstLine="566"/>
        <w:rPr>
          <w:rFonts w:ascii="Times New Roman" w:eastAsiaTheme="minorEastAsia" w:hAnsi="Times New Roman" w:cs="Times New Roman"/>
        </w:rPr>
      </w:pPr>
      <w:r>
        <w:rPr>
          <w:rFonts w:ascii="Times New Roman" w:eastAsiaTheme="minorEastAsia" w:hAnsi="Times New Roman" w:cs="Times New Roman"/>
        </w:rPr>
        <w:t>This design allows for a direct comparison of perceived tension under different levels of visual access while controlling for individual differences in player behavior.</w:t>
      </w:r>
    </w:p>
    <w:p w14:paraId="67CB1932" w14:textId="77777777" w:rsidR="00D4352C" w:rsidRDefault="00000000">
      <w:pPr>
        <w:pStyle w:val="Heading2"/>
      </w:pPr>
      <w:bookmarkStart w:id="54" w:name="_Toc230351211"/>
      <w:r>
        <w:t>Phase 3: Integrated Constraint Validation</w:t>
      </w:r>
      <w:bookmarkEnd w:id="54"/>
    </w:p>
    <w:p w14:paraId="7592770A" w14:textId="77777777" w:rsidR="00D4352C" w:rsidRDefault="00000000">
      <w:pPr>
        <w:spacing w:after="155" w:line="480" w:lineRule="auto"/>
        <w:ind w:left="0" w:right="1572" w:firstLineChars="236" w:firstLine="566"/>
        <w:rPr>
          <w:rFonts w:ascii="Times New Roman" w:eastAsiaTheme="minorEastAsia" w:hAnsi="Times New Roman" w:cs="Times New Roman"/>
        </w:rPr>
      </w:pPr>
      <w:r>
        <w:rPr>
          <w:rFonts w:ascii="Times New Roman" w:eastAsiaTheme="minorEastAsia" w:hAnsi="Times New Roman" w:cs="Times New Roman"/>
        </w:rPr>
        <w:t>The third phase of the study investigated how combined temporal and spatial surveillance restrictions influenced player tension, uncertainty, and decision-making behavior within pet simulation gameplay. Unlike the previous phases, which examined temporal and spatial bottlenecks independently, this phase evaluated the effect of applying both constraints simultaneously within a single gameplay condition.</w:t>
      </w:r>
    </w:p>
    <w:p w14:paraId="0EEDBFB5" w14:textId="77777777" w:rsidR="00D4352C" w:rsidRDefault="00000000">
      <w:pPr>
        <w:spacing w:after="155" w:line="480" w:lineRule="auto"/>
        <w:ind w:left="0" w:right="1572" w:firstLineChars="236" w:firstLine="566"/>
        <w:rPr>
          <w:rFonts w:ascii="Times New Roman" w:eastAsiaTheme="minorEastAsia" w:hAnsi="Times New Roman" w:cs="Times New Roman"/>
        </w:rPr>
      </w:pPr>
      <w:r>
        <w:rPr>
          <w:rFonts w:ascii="Times New Roman" w:eastAsiaTheme="minorEastAsia" w:hAnsi="Times New Roman" w:cs="Times New Roman"/>
        </w:rPr>
        <w:t>To evaluate the effect of integrated constraints on perceived psychological pressure, a large-scale player testing session was conducted with 40 participants (N = 40).</w:t>
      </w:r>
    </w:p>
    <w:p w14:paraId="51E04D02" w14:textId="77777777" w:rsidR="00D4352C" w:rsidRDefault="00000000">
      <w:pPr>
        <w:spacing w:after="155" w:line="480" w:lineRule="auto"/>
        <w:ind w:left="0" w:right="1572" w:firstLineChars="236" w:firstLine="566"/>
        <w:rPr>
          <w:rFonts w:ascii="Times New Roman" w:eastAsiaTheme="minorEastAsia" w:hAnsi="Times New Roman" w:cs="Times New Roman"/>
        </w:rPr>
      </w:pPr>
      <w:r>
        <w:rPr>
          <w:rFonts w:ascii="Times New Roman" w:eastAsiaTheme="minorEastAsia" w:hAnsi="Times New Roman" w:cs="Times New Roman"/>
        </w:rPr>
        <w:t>During gameplay, participants experienced a combined surveillance system that included:</w:t>
      </w:r>
    </w:p>
    <w:p w14:paraId="24F71FCB" w14:textId="77777777" w:rsidR="00D4352C" w:rsidRDefault="00000000">
      <w:pPr>
        <w:numPr>
          <w:ilvl w:val="0"/>
          <w:numId w:val="4"/>
        </w:numPr>
        <w:spacing w:after="155" w:line="480" w:lineRule="auto"/>
        <w:ind w:right="1572" w:hanging="153"/>
        <w:rPr>
          <w:rFonts w:ascii="Times New Roman" w:eastAsiaTheme="minorEastAsia" w:hAnsi="Times New Roman" w:cs="Times New Roman"/>
        </w:rPr>
      </w:pPr>
      <w:r>
        <w:rPr>
          <w:rFonts w:ascii="Times New Roman" w:eastAsiaTheme="minorEastAsia" w:hAnsi="Times New Roman" w:cs="Times New Roman"/>
        </w:rPr>
        <w:t>restricted camera visibility requiring active search,</w:t>
      </w:r>
    </w:p>
    <w:p w14:paraId="378B6EF6" w14:textId="77777777" w:rsidR="00D4352C" w:rsidRDefault="00000000">
      <w:pPr>
        <w:numPr>
          <w:ilvl w:val="0"/>
          <w:numId w:val="4"/>
        </w:numPr>
        <w:spacing w:after="155" w:line="480" w:lineRule="auto"/>
        <w:ind w:right="1572" w:hanging="153"/>
        <w:rPr>
          <w:rFonts w:ascii="Times New Roman" w:eastAsiaTheme="minorEastAsia" w:hAnsi="Times New Roman" w:cs="Times New Roman"/>
        </w:rPr>
      </w:pPr>
      <w:r>
        <w:rPr>
          <w:rFonts w:ascii="Times New Roman" w:eastAsiaTheme="minorEastAsia" w:hAnsi="Times New Roman" w:cs="Times New Roman"/>
        </w:rPr>
        <w:lastRenderedPageBreak/>
        <w:t>temporary loss of monitoring access during work sessions,</w:t>
      </w:r>
    </w:p>
    <w:p w14:paraId="7B2CA064" w14:textId="77777777" w:rsidR="00D4352C" w:rsidRDefault="00000000">
      <w:pPr>
        <w:numPr>
          <w:ilvl w:val="0"/>
          <w:numId w:val="4"/>
        </w:numPr>
        <w:spacing w:after="155" w:line="480" w:lineRule="auto"/>
        <w:ind w:right="1572" w:hanging="153"/>
        <w:rPr>
          <w:rFonts w:ascii="Times New Roman" w:eastAsiaTheme="minorEastAsia" w:hAnsi="Times New Roman" w:cs="Times New Roman"/>
        </w:rPr>
      </w:pPr>
      <w:r>
        <w:rPr>
          <w:rFonts w:ascii="Times New Roman" w:eastAsiaTheme="minorEastAsia" w:hAnsi="Times New Roman" w:cs="Times New Roman"/>
        </w:rPr>
        <w:t>and uncertainty regarding off-screen pet behavior while the intervention was unavailable.</w:t>
      </w:r>
    </w:p>
    <w:p w14:paraId="7A12120A" w14:textId="77777777" w:rsidR="00D4352C" w:rsidRDefault="00000000">
      <w:pPr>
        <w:spacing w:after="155" w:line="480" w:lineRule="auto"/>
        <w:ind w:left="0" w:right="1572" w:firstLineChars="236" w:firstLine="566"/>
        <w:rPr>
          <w:rFonts w:ascii="Times New Roman" w:eastAsiaTheme="minorEastAsia" w:hAnsi="Times New Roman" w:cs="Times New Roman"/>
        </w:rPr>
      </w:pPr>
      <w:r>
        <w:rPr>
          <w:rFonts w:ascii="Times New Roman" w:eastAsiaTheme="minorEastAsia" w:hAnsi="Times New Roman" w:cs="Times New Roman"/>
        </w:rPr>
        <w:t>Several questionnaire items specifically addressed whether the combined use of temporal and spatial bottlenecks generated stronger psychological pressure than a typical pet simulation experience. Additional items examined whether players felt overwhelmed by the need to search, monitor, and prioritize information simultaneously under restricted conditions.</w:t>
      </w:r>
    </w:p>
    <w:p w14:paraId="224AF143" w14:textId="77777777" w:rsidR="00D4352C" w:rsidRDefault="00000000">
      <w:pPr>
        <w:spacing w:after="155" w:line="480" w:lineRule="auto"/>
        <w:ind w:left="0" w:right="1572" w:firstLineChars="236" w:firstLine="566"/>
        <w:rPr>
          <w:rFonts w:ascii="Times New Roman" w:eastAsiaTheme="minorEastAsia" w:hAnsi="Times New Roman" w:cs="Times New Roman"/>
        </w:rPr>
      </w:pPr>
      <w:r>
        <w:rPr>
          <w:rFonts w:ascii="Times New Roman" w:eastAsiaTheme="minorEastAsia" w:hAnsi="Times New Roman" w:cs="Times New Roman"/>
        </w:rPr>
        <w:t>This validation phase investigates whether layered surveillance constraints increase cognitive workload beyond simple reactive monitoring and encourage more deliberate prioritization, predictive attention, and adaptive strategic behavior under uncertainty.</w:t>
      </w:r>
    </w:p>
    <w:p w14:paraId="301652E9" w14:textId="77777777" w:rsidR="00D4352C" w:rsidRDefault="00000000">
      <w:pPr>
        <w:pStyle w:val="Heading2"/>
      </w:pPr>
      <w:bookmarkStart w:id="55" w:name="_Toc230351212"/>
      <w:r>
        <w:t>Survey Results and Analysis:</w:t>
      </w:r>
      <w:bookmarkEnd w:id="55"/>
    </w:p>
    <w:p w14:paraId="637777A1" w14:textId="77777777" w:rsidR="00D4352C" w:rsidRDefault="00000000">
      <w:pPr>
        <w:rPr>
          <w:rFonts w:ascii="Times New Roman" w:hAnsi="Times New Roman" w:cs="Times New Roman"/>
        </w:rPr>
      </w:pPr>
      <w:r>
        <w:rPr>
          <w:rFonts w:ascii="Times New Roman" w:hAnsi="Times New Roman" w:cs="Times New Roman"/>
        </w:rPr>
        <w:t>First and Second Demo Feedback:</w:t>
      </w:r>
    </w:p>
    <w:p w14:paraId="79354429" w14:textId="77777777" w:rsidR="00D4352C" w:rsidRDefault="00000000">
      <w:pPr>
        <w:spacing w:after="0" w:line="480" w:lineRule="auto"/>
        <w:ind w:left="0" w:right="391" w:firstLine="566"/>
        <w:rPr>
          <w:rFonts w:ascii="Times New Roman" w:hAnsi="Times New Roman" w:cs="Times New Roman"/>
        </w:rPr>
      </w:pPr>
      <w:r>
        <w:rPr>
          <w:rFonts w:ascii="Times New Roman" w:hAnsi="Times New Roman" w:cs="Times New Roman"/>
          <w:noProof/>
        </w:rPr>
        <w:lastRenderedPageBreak/>
        <w:drawing>
          <wp:inline distT="0" distB="0" distL="0" distR="0" wp14:anchorId="01340FE3" wp14:editId="45522911">
            <wp:extent cx="2480310" cy="1109980"/>
            <wp:effectExtent l="0" t="0" r="0" b="0"/>
            <wp:docPr id="391034482" name="Picture 17" descr="A pie chart with numbers and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034482" name="Picture 17" descr="A pie chart with numbers and a number&#10;&#10;AI-generated content may be incorrect."/>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a:xfrm>
                      <a:off x="0" y="0"/>
                      <a:ext cx="2509549" cy="1123066"/>
                    </a:xfrm>
                    <a:prstGeom prst="rect">
                      <a:avLst/>
                    </a:prstGeom>
                    <a:noFill/>
                    <a:ln>
                      <a:noFill/>
                    </a:ln>
                  </pic:spPr>
                </pic:pic>
              </a:graphicData>
            </a:graphic>
          </wp:inline>
        </w:drawing>
      </w:r>
      <w:r>
        <w:rPr>
          <w:rFonts w:ascii="Times New Roman" w:hAnsi="Times New Roman" w:cs="Times New Roman"/>
          <w:noProof/>
        </w:rPr>
        <w:drawing>
          <wp:inline distT="0" distB="0" distL="0" distR="0" wp14:anchorId="7BFE5474" wp14:editId="48A5C4EA">
            <wp:extent cx="2393315" cy="2008505"/>
            <wp:effectExtent l="0" t="0" r="6985" b="0"/>
            <wp:docPr id="1112071477" name="Picture 16"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071477" name="Picture 16" descr="A screenshot of a video game&#10;&#10;AI-generated content may be incorrect."/>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a:xfrm>
                      <a:off x="0" y="0"/>
                      <a:ext cx="2402189" cy="2016177"/>
                    </a:xfrm>
                    <a:prstGeom prst="rect">
                      <a:avLst/>
                    </a:prstGeom>
                    <a:noFill/>
                    <a:ln>
                      <a:noFill/>
                    </a:ln>
                  </pic:spPr>
                </pic:pic>
              </a:graphicData>
            </a:graphic>
          </wp:inline>
        </w:drawing>
      </w:r>
      <w:r>
        <w:rPr>
          <w:rFonts w:ascii="Times New Roman" w:hAnsi="Times New Roman" w:cs="Times New Roman"/>
          <w:noProof/>
        </w:rPr>
        <w:drawing>
          <wp:inline distT="0" distB="0" distL="0" distR="0" wp14:anchorId="423B5187" wp14:editId="1EAF5D94">
            <wp:extent cx="2480310" cy="2232025"/>
            <wp:effectExtent l="0" t="0" r="0" b="0"/>
            <wp:docPr id="1141661963"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661963" name="Picture 15" descr="A screenshot of a computer&#10;&#10;AI-generated content may be incorrect."/>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a:xfrm>
                      <a:off x="0" y="0"/>
                      <a:ext cx="2487604" cy="2238535"/>
                    </a:xfrm>
                    <a:prstGeom prst="rect">
                      <a:avLst/>
                    </a:prstGeom>
                    <a:noFill/>
                    <a:ln>
                      <a:noFill/>
                    </a:ln>
                  </pic:spPr>
                </pic:pic>
              </a:graphicData>
            </a:graphic>
          </wp:inline>
        </w:drawing>
      </w:r>
      <w:r>
        <w:rPr>
          <w:rFonts w:ascii="Times New Roman" w:hAnsi="Times New Roman" w:cs="Times New Roman"/>
          <w:noProof/>
        </w:rPr>
        <w:drawing>
          <wp:inline distT="0" distB="0" distL="0" distR="0" wp14:anchorId="17AA8260" wp14:editId="61AC0101">
            <wp:extent cx="2366010" cy="2114550"/>
            <wp:effectExtent l="0" t="0" r="0" b="0"/>
            <wp:docPr id="1544841867"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841867" name="Picture 14" descr="A screenshot of a computer&#10;&#10;AI-generated content may be incorrect."/>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a:xfrm>
                      <a:off x="0" y="0"/>
                      <a:ext cx="2390480" cy="2136676"/>
                    </a:xfrm>
                    <a:prstGeom prst="rect">
                      <a:avLst/>
                    </a:prstGeom>
                    <a:noFill/>
                    <a:ln>
                      <a:noFill/>
                    </a:ln>
                  </pic:spPr>
                </pic:pic>
              </a:graphicData>
            </a:graphic>
          </wp:inline>
        </w:drawing>
      </w:r>
    </w:p>
    <w:p w14:paraId="0B84CF96" w14:textId="77777777" w:rsidR="00D4352C" w:rsidRDefault="00000000">
      <w:pPr>
        <w:spacing w:after="206" w:line="480" w:lineRule="auto"/>
        <w:ind w:left="0" w:firstLine="566"/>
        <w:rPr>
          <w:rFonts w:ascii="Times New Roman" w:hAnsi="Times New Roman" w:cs="Times New Roman"/>
        </w:rPr>
      </w:pPr>
      <w:r>
        <w:rPr>
          <w:rFonts w:ascii="Times New Roman" w:hAnsi="Times New Roman" w:cs="Times New Roman"/>
          <w:noProof/>
        </w:rPr>
        <w:lastRenderedPageBreak/>
        <w:drawing>
          <wp:inline distT="0" distB="0" distL="0" distR="0" wp14:anchorId="6DA7E305" wp14:editId="5CBD3179">
            <wp:extent cx="2177415" cy="1828800"/>
            <wp:effectExtent l="0" t="0" r="0" b="0"/>
            <wp:docPr id="282552625" name="Picture 1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552625" name="Picture 13" descr="A screenshot of a computer screen&#10;&#10;AI-generated content may be incorrect."/>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a:xfrm>
                      <a:off x="0" y="0"/>
                      <a:ext cx="2190685" cy="1839527"/>
                    </a:xfrm>
                    <a:prstGeom prst="rect">
                      <a:avLst/>
                    </a:prstGeom>
                    <a:noFill/>
                    <a:ln>
                      <a:noFill/>
                    </a:ln>
                  </pic:spPr>
                </pic:pic>
              </a:graphicData>
            </a:graphic>
          </wp:inline>
        </w:drawing>
      </w:r>
      <w:r>
        <w:rPr>
          <w:rFonts w:ascii="Times New Roman" w:hAnsi="Times New Roman" w:cs="Times New Roman"/>
          <w:noProof/>
        </w:rPr>
        <w:drawing>
          <wp:inline distT="0" distB="0" distL="0" distR="0" wp14:anchorId="611FD622" wp14:editId="1D66B4C3">
            <wp:extent cx="2075180" cy="1826260"/>
            <wp:effectExtent l="0" t="0" r="1270" b="2540"/>
            <wp:docPr id="1438646933"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46933" name="Picture 12" descr="A screenshot of a computer&#10;&#10;AI-generated content may be incorrect."/>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a:xfrm>
                      <a:off x="0" y="0"/>
                      <a:ext cx="2093169" cy="1842615"/>
                    </a:xfrm>
                    <a:prstGeom prst="rect">
                      <a:avLst/>
                    </a:prstGeom>
                    <a:noFill/>
                    <a:ln>
                      <a:noFill/>
                    </a:ln>
                  </pic:spPr>
                </pic:pic>
              </a:graphicData>
            </a:graphic>
          </wp:inline>
        </w:drawing>
      </w:r>
      <w:r>
        <w:rPr>
          <w:rFonts w:ascii="Times New Roman" w:hAnsi="Times New Roman" w:cs="Times New Roman"/>
          <w:noProof/>
        </w:rPr>
        <w:drawing>
          <wp:inline distT="0" distB="0" distL="0" distR="0" wp14:anchorId="08317196" wp14:editId="6BDF4BAD">
            <wp:extent cx="2015490" cy="1804670"/>
            <wp:effectExtent l="0" t="0" r="3810" b="5080"/>
            <wp:docPr id="2007322714"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322714" name="Picture 11" descr="A screenshot of a computer&#10;&#10;AI-generated content may be incorrect."/>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a:xfrm>
                      <a:off x="0" y="0"/>
                      <a:ext cx="2025366" cy="1813760"/>
                    </a:xfrm>
                    <a:prstGeom prst="rect">
                      <a:avLst/>
                    </a:prstGeom>
                    <a:noFill/>
                    <a:ln>
                      <a:noFill/>
                    </a:ln>
                  </pic:spPr>
                </pic:pic>
              </a:graphicData>
            </a:graphic>
          </wp:inline>
        </w:drawing>
      </w:r>
    </w:p>
    <w:p w14:paraId="011C562F" w14:textId="77777777" w:rsidR="00D4352C" w:rsidRDefault="00000000">
      <w:pPr>
        <w:pStyle w:val="Caption"/>
        <w:jc w:val="center"/>
        <w:rPr>
          <w:rFonts w:ascii="Times New Roman" w:eastAsiaTheme="minorEastAsia" w:hAnsi="Times New Roman" w:cs="Times New Roman"/>
        </w:rPr>
      </w:pPr>
      <w:bookmarkStart w:id="56" w:name="_Toc230348891"/>
      <w:r>
        <w:rPr>
          <w:rFonts w:ascii="Times New Roman" w:eastAsia="SimSun" w:hAnsi="Times New Roman" w:cs="Times New Roman"/>
          <w:i/>
          <w:iCs/>
        </w:rPr>
        <w:t>Figure</w:t>
      </w:r>
      <w:r>
        <w:rPr>
          <w:rFonts w:ascii="Times New Roman" w:hAnsi="Times New Roman" w:cs="Times New Roman"/>
          <w:i/>
          <w:iCs/>
        </w:rPr>
        <w:t xml:space="preserve"> </w:t>
      </w:r>
      <w:r>
        <w:rPr>
          <w:rFonts w:ascii="Times New Roman" w:hAnsi="Times New Roman" w:cs="Times New Roman"/>
          <w:i/>
          <w:iCs/>
        </w:rPr>
        <w:fldChar w:fldCharType="begin"/>
      </w:r>
      <w:r>
        <w:rPr>
          <w:rFonts w:ascii="Times New Roman" w:hAnsi="Times New Roman" w:cs="Times New Roman"/>
          <w:i/>
          <w:iCs/>
        </w:rPr>
        <w:instrText xml:space="preserve"> SEQ </w:instrText>
      </w:r>
      <w:r>
        <w:rPr>
          <w:rFonts w:ascii="Times New Roman" w:hAnsi="Times New Roman" w:cs="Times New Roman"/>
          <w:i/>
          <w:iCs/>
        </w:rPr>
        <w:instrText>图</w:instrText>
      </w:r>
      <w:r>
        <w:rPr>
          <w:rFonts w:ascii="Times New Roman" w:hAnsi="Times New Roman" w:cs="Times New Roman"/>
          <w:i/>
          <w:iCs/>
        </w:rPr>
        <w:instrText xml:space="preserve"> \* ARABIC </w:instrText>
      </w:r>
      <w:r>
        <w:rPr>
          <w:rFonts w:ascii="Times New Roman" w:hAnsi="Times New Roman" w:cs="Times New Roman"/>
          <w:i/>
          <w:iCs/>
        </w:rPr>
        <w:fldChar w:fldCharType="separate"/>
      </w:r>
      <w:r>
        <w:rPr>
          <w:rFonts w:ascii="Times New Roman" w:hAnsi="Times New Roman" w:cs="Times New Roman"/>
          <w:i/>
          <w:iCs/>
        </w:rPr>
        <w:t>1</w:t>
      </w:r>
      <w:r>
        <w:rPr>
          <w:rFonts w:ascii="Times New Roman" w:hAnsi="Times New Roman" w:cs="Times New Roman" w:hint="eastAsia"/>
          <w:i/>
          <w:iCs/>
        </w:rPr>
        <w:t>2</w:t>
      </w:r>
      <w:r>
        <w:rPr>
          <w:rFonts w:ascii="Times New Roman" w:hAnsi="Times New Roman" w:cs="Times New Roman"/>
          <w:i/>
          <w:iCs/>
        </w:rPr>
        <w:fldChar w:fldCharType="end"/>
      </w:r>
      <w:r>
        <w:rPr>
          <w:rFonts w:ascii="Times New Roman" w:hAnsi="Times New Roman" w:cs="Times New Roman"/>
        </w:rPr>
        <w:t>: Results of Prototype Testing Feedback Questionnaire</w:t>
      </w:r>
      <w:bookmarkEnd w:id="56"/>
    </w:p>
    <w:p w14:paraId="3722EE64" w14:textId="77777777" w:rsidR="00D4352C" w:rsidRDefault="00000000">
      <w:pPr>
        <w:spacing w:after="155" w:line="480" w:lineRule="auto"/>
        <w:ind w:left="0" w:right="1572" w:firstLine="566"/>
        <w:rPr>
          <w:rFonts w:ascii="Times New Roman" w:eastAsiaTheme="minorEastAsia" w:hAnsi="Times New Roman" w:cs="Times New Roman"/>
        </w:rPr>
      </w:pPr>
      <w:r>
        <w:rPr>
          <w:rFonts w:ascii="Times New Roman" w:hAnsi="Times New Roman" w:cs="Times New Roman"/>
          <w:noProof/>
        </w:rPr>
        <w:lastRenderedPageBreak/>
        <w:drawing>
          <wp:anchor distT="0" distB="0" distL="114300" distR="114300" simplePos="0" relativeHeight="251660288" behindDoc="0" locked="0" layoutInCell="1" allowOverlap="1" wp14:anchorId="706710EC" wp14:editId="3D012F49">
            <wp:simplePos x="0" y="0"/>
            <wp:positionH relativeFrom="page">
              <wp:posOffset>5576570</wp:posOffset>
            </wp:positionH>
            <wp:positionV relativeFrom="paragraph">
              <wp:posOffset>3810</wp:posOffset>
            </wp:positionV>
            <wp:extent cx="1948180" cy="3048635"/>
            <wp:effectExtent l="0" t="0" r="0" b="0"/>
            <wp:wrapNone/>
            <wp:docPr id="4993300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330082" name="Picture 4"/>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a:xfrm>
                      <a:off x="0" y="0"/>
                      <a:ext cx="1948180" cy="3048635"/>
                    </a:xfrm>
                    <a:prstGeom prst="rect">
                      <a:avLst/>
                    </a:prstGeom>
                    <a:noFill/>
                    <a:ln>
                      <a:noFill/>
                    </a:ln>
                  </pic:spPr>
                </pic:pic>
              </a:graphicData>
            </a:graphic>
          </wp:anchor>
        </w:drawing>
      </w:r>
      <w:r>
        <w:rPr>
          <w:rFonts w:ascii="Times New Roman" w:hAnsi="Times New Roman" w:cs="Times New Roman"/>
          <w:noProof/>
        </w:rPr>
        <w:drawing>
          <wp:inline distT="0" distB="0" distL="0" distR="0" wp14:anchorId="717FDF9B" wp14:editId="51B22037">
            <wp:extent cx="2412365" cy="3021965"/>
            <wp:effectExtent l="0" t="0" r="6985" b="6985"/>
            <wp:docPr id="968241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241190" name="Picture 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a:xfrm>
                      <a:off x="0" y="0"/>
                      <a:ext cx="2426556" cy="3039664"/>
                    </a:xfrm>
                    <a:prstGeom prst="rect">
                      <a:avLst/>
                    </a:prstGeom>
                    <a:noFill/>
                    <a:ln>
                      <a:noFill/>
                    </a:ln>
                  </pic:spPr>
                </pic:pic>
              </a:graphicData>
            </a:graphic>
          </wp:inline>
        </w:drawing>
      </w:r>
      <w:r>
        <w:rPr>
          <w:rFonts w:ascii="Times New Roman" w:hAnsi="Times New Roman" w:cs="Times New Roman"/>
        </w:rPr>
        <w:t xml:space="preserve"> </w:t>
      </w:r>
      <w:r>
        <w:rPr>
          <w:rFonts w:ascii="Times New Roman" w:hAnsi="Times New Roman" w:cs="Times New Roman"/>
          <w:noProof/>
        </w:rPr>
        <w:drawing>
          <wp:inline distT="0" distB="0" distL="0" distR="0" wp14:anchorId="398AAED4" wp14:editId="1861D47C">
            <wp:extent cx="2157730" cy="3108960"/>
            <wp:effectExtent l="0" t="0" r="0" b="0"/>
            <wp:docPr id="20844837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483749" name="Picture 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a:xfrm>
                      <a:off x="0" y="0"/>
                      <a:ext cx="2164757" cy="3118429"/>
                    </a:xfrm>
                    <a:prstGeom prst="rect">
                      <a:avLst/>
                    </a:prstGeom>
                    <a:noFill/>
                    <a:ln>
                      <a:noFill/>
                    </a:ln>
                  </pic:spPr>
                </pic:pic>
              </a:graphicData>
            </a:graphic>
          </wp:inline>
        </w:drawing>
      </w:r>
      <w:r>
        <w:rPr>
          <w:rFonts w:ascii="Times New Roman" w:hAnsi="Times New Roman" w:cs="Times New Roman"/>
        </w:rPr>
        <w:t xml:space="preserve">  </w:t>
      </w:r>
    </w:p>
    <w:p w14:paraId="52203756" w14:textId="77777777" w:rsidR="00D4352C" w:rsidRDefault="00000000">
      <w:pPr>
        <w:pStyle w:val="Caption"/>
        <w:jc w:val="center"/>
        <w:rPr>
          <w:rFonts w:ascii="Times New Roman" w:eastAsiaTheme="minorEastAsia" w:hAnsi="Times New Roman" w:cs="Times New Roman"/>
        </w:rPr>
      </w:pPr>
      <w:bookmarkStart w:id="57" w:name="_Toc230348892"/>
      <w:r>
        <w:rPr>
          <w:rFonts w:ascii="Times New Roman" w:eastAsia="SimSun" w:hAnsi="Times New Roman" w:cs="Times New Roman"/>
          <w:i/>
          <w:iCs/>
        </w:rPr>
        <w:t>Figure</w:t>
      </w:r>
      <w:r>
        <w:rPr>
          <w:rFonts w:ascii="Times New Roman" w:hAnsi="Times New Roman" w:cs="Times New Roman"/>
          <w:i/>
          <w:iCs/>
        </w:rPr>
        <w:t xml:space="preserve"> </w:t>
      </w:r>
      <w:r>
        <w:rPr>
          <w:rFonts w:ascii="Times New Roman" w:hAnsi="Times New Roman" w:cs="Times New Roman"/>
          <w:i/>
          <w:iCs/>
        </w:rPr>
        <w:fldChar w:fldCharType="begin"/>
      </w:r>
      <w:r>
        <w:rPr>
          <w:rFonts w:ascii="Times New Roman" w:hAnsi="Times New Roman" w:cs="Times New Roman"/>
          <w:i/>
          <w:iCs/>
        </w:rPr>
        <w:instrText xml:space="preserve"> SEQ </w:instrText>
      </w:r>
      <w:r>
        <w:rPr>
          <w:rFonts w:ascii="Times New Roman" w:hAnsi="Times New Roman" w:cs="Times New Roman"/>
          <w:i/>
          <w:iCs/>
        </w:rPr>
        <w:instrText>图</w:instrText>
      </w:r>
      <w:r>
        <w:rPr>
          <w:rFonts w:ascii="Times New Roman" w:hAnsi="Times New Roman" w:cs="Times New Roman"/>
          <w:i/>
          <w:iCs/>
        </w:rPr>
        <w:instrText xml:space="preserve"> \* ARABIC </w:instrText>
      </w:r>
      <w:r>
        <w:rPr>
          <w:rFonts w:ascii="Times New Roman" w:hAnsi="Times New Roman" w:cs="Times New Roman"/>
          <w:i/>
          <w:iCs/>
        </w:rPr>
        <w:fldChar w:fldCharType="separate"/>
      </w:r>
      <w:r>
        <w:rPr>
          <w:rFonts w:ascii="Times New Roman" w:hAnsi="Times New Roman" w:cs="Times New Roman"/>
          <w:i/>
          <w:iCs/>
        </w:rPr>
        <w:t>1</w:t>
      </w:r>
      <w:r>
        <w:rPr>
          <w:rFonts w:ascii="Times New Roman" w:hAnsi="Times New Roman" w:cs="Times New Roman" w:hint="eastAsia"/>
          <w:i/>
          <w:iCs/>
        </w:rPr>
        <w:t>3</w:t>
      </w:r>
      <w:r>
        <w:rPr>
          <w:rFonts w:ascii="Times New Roman" w:hAnsi="Times New Roman" w:cs="Times New Roman"/>
          <w:i/>
          <w:iCs/>
        </w:rPr>
        <w:fldChar w:fldCharType="end"/>
      </w:r>
      <w:r>
        <w:rPr>
          <w:rFonts w:ascii="Times New Roman" w:hAnsi="Times New Roman" w:cs="Times New Roman"/>
        </w:rPr>
        <w:t>: Results of Temporal Constraints Test</w:t>
      </w:r>
      <w:bookmarkEnd w:id="57"/>
    </w:p>
    <w:p w14:paraId="38F7CEB6" w14:textId="77777777" w:rsidR="00D4352C" w:rsidRDefault="00000000">
      <w:pPr>
        <w:spacing w:after="155" w:line="480" w:lineRule="auto"/>
        <w:ind w:left="0" w:right="1572" w:firstLine="566"/>
        <w:rPr>
          <w:rFonts w:ascii="Times New Roman" w:eastAsiaTheme="minorEastAsia" w:hAnsi="Times New Roman" w:cs="Times New Roman"/>
          <w:i/>
          <w:iCs/>
        </w:rPr>
      </w:pPr>
      <w:r>
        <w:rPr>
          <w:rFonts w:ascii="Times New Roman" w:hAnsi="Times New Roman" w:cs="Times New Roman"/>
          <w:noProof/>
        </w:rPr>
        <w:lastRenderedPageBreak/>
        <w:drawing>
          <wp:inline distT="0" distB="0" distL="0" distR="0" wp14:anchorId="7C2147E0" wp14:editId="23CF4A5F">
            <wp:extent cx="3013075" cy="4991100"/>
            <wp:effectExtent l="0" t="0" r="0" b="0"/>
            <wp:docPr id="10528849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884991" name="Picture 7"/>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a:xfrm>
                      <a:off x="0" y="0"/>
                      <a:ext cx="3033359" cy="5023807"/>
                    </a:xfrm>
                    <a:prstGeom prst="rect">
                      <a:avLst/>
                    </a:prstGeom>
                    <a:noFill/>
                    <a:ln>
                      <a:noFill/>
                    </a:ln>
                  </pic:spPr>
                </pic:pic>
              </a:graphicData>
            </a:graphic>
          </wp:inline>
        </w:drawing>
      </w:r>
      <w:r>
        <w:rPr>
          <w:rFonts w:ascii="Times New Roman" w:hAnsi="Times New Roman" w:cs="Times New Roman"/>
        </w:rPr>
        <w:t xml:space="preserve"> </w:t>
      </w:r>
      <w:r>
        <w:rPr>
          <w:rFonts w:ascii="Times New Roman" w:hAnsi="Times New Roman" w:cs="Times New Roman"/>
          <w:noProof/>
        </w:rPr>
        <w:lastRenderedPageBreak/>
        <w:drawing>
          <wp:anchor distT="0" distB="0" distL="114300" distR="114300" simplePos="0" relativeHeight="251659264" behindDoc="0" locked="0" layoutInCell="1" allowOverlap="1" wp14:anchorId="6264EADD" wp14:editId="5492FDA5">
            <wp:simplePos x="0" y="0"/>
            <wp:positionH relativeFrom="margin">
              <wp:posOffset>3194050</wp:posOffset>
            </wp:positionH>
            <wp:positionV relativeFrom="paragraph">
              <wp:posOffset>635</wp:posOffset>
            </wp:positionV>
            <wp:extent cx="2710180" cy="4235450"/>
            <wp:effectExtent l="0" t="0" r="0" b="0"/>
            <wp:wrapNone/>
            <wp:docPr id="4695854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585428" name="Picture 9"/>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a:xfrm>
                      <a:off x="0" y="0"/>
                      <a:ext cx="2720158" cy="4251260"/>
                    </a:xfrm>
                    <a:prstGeom prst="rect">
                      <a:avLst/>
                    </a:prstGeom>
                    <a:noFill/>
                    <a:ln>
                      <a:noFill/>
                    </a:ln>
                  </pic:spPr>
                </pic:pic>
              </a:graphicData>
            </a:graphic>
          </wp:anchor>
        </w:drawing>
      </w:r>
      <w:r>
        <w:rPr>
          <w:rFonts w:ascii="Times New Roman" w:hAnsi="Times New Roman" w:cs="Times New Roman"/>
          <w:noProof/>
        </w:rPr>
        <w:drawing>
          <wp:inline distT="0" distB="0" distL="0" distR="0" wp14:anchorId="26198938" wp14:editId="3CB200DC">
            <wp:extent cx="2921000" cy="4287520"/>
            <wp:effectExtent l="0" t="0" r="0" b="0"/>
            <wp:docPr id="11084280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428066" name="Picture 8"/>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a:xfrm>
                      <a:off x="0" y="0"/>
                      <a:ext cx="2936687" cy="4311095"/>
                    </a:xfrm>
                    <a:prstGeom prst="rect">
                      <a:avLst/>
                    </a:prstGeom>
                    <a:noFill/>
                    <a:ln>
                      <a:noFill/>
                    </a:ln>
                  </pic:spPr>
                </pic:pic>
              </a:graphicData>
            </a:graphic>
          </wp:inline>
        </w:drawing>
      </w:r>
      <w:r>
        <w:rPr>
          <w:rFonts w:ascii="Times New Roman" w:hAnsi="Times New Roman" w:cs="Times New Roman"/>
        </w:rPr>
        <w:t xml:space="preserve"> </w:t>
      </w:r>
    </w:p>
    <w:p w14:paraId="15C1E83F" w14:textId="77777777" w:rsidR="00D4352C" w:rsidRDefault="00000000">
      <w:pPr>
        <w:pStyle w:val="Caption"/>
        <w:jc w:val="center"/>
        <w:rPr>
          <w:rFonts w:ascii="Times New Roman" w:eastAsiaTheme="minorEastAsia" w:hAnsi="Times New Roman" w:cs="Times New Roman"/>
        </w:rPr>
      </w:pPr>
      <w:bookmarkStart w:id="58" w:name="_Toc230348893"/>
      <w:r>
        <w:rPr>
          <w:rFonts w:ascii="Times New Roman" w:eastAsia="SimSun" w:hAnsi="Times New Roman" w:cs="Times New Roman"/>
          <w:i/>
          <w:iCs/>
        </w:rPr>
        <w:t>Figure</w:t>
      </w:r>
      <w:r>
        <w:rPr>
          <w:rFonts w:ascii="Times New Roman" w:hAnsi="Times New Roman" w:cs="Times New Roman"/>
          <w:i/>
          <w:iCs/>
        </w:rPr>
        <w:t xml:space="preserve"> </w:t>
      </w:r>
      <w:r>
        <w:rPr>
          <w:rFonts w:ascii="Times New Roman" w:hAnsi="Times New Roman" w:cs="Times New Roman"/>
          <w:i/>
          <w:iCs/>
        </w:rPr>
        <w:fldChar w:fldCharType="begin"/>
      </w:r>
      <w:r>
        <w:rPr>
          <w:rFonts w:ascii="Times New Roman" w:hAnsi="Times New Roman" w:cs="Times New Roman"/>
          <w:i/>
          <w:iCs/>
        </w:rPr>
        <w:instrText xml:space="preserve"> SEQ </w:instrText>
      </w:r>
      <w:r>
        <w:rPr>
          <w:rFonts w:ascii="Times New Roman" w:hAnsi="Times New Roman" w:cs="Times New Roman"/>
          <w:i/>
          <w:iCs/>
        </w:rPr>
        <w:instrText>图</w:instrText>
      </w:r>
      <w:r>
        <w:rPr>
          <w:rFonts w:ascii="Times New Roman" w:hAnsi="Times New Roman" w:cs="Times New Roman"/>
          <w:i/>
          <w:iCs/>
        </w:rPr>
        <w:instrText xml:space="preserve"> \* ARABIC </w:instrText>
      </w:r>
      <w:r>
        <w:rPr>
          <w:rFonts w:ascii="Times New Roman" w:hAnsi="Times New Roman" w:cs="Times New Roman"/>
          <w:i/>
          <w:iCs/>
        </w:rPr>
        <w:fldChar w:fldCharType="separate"/>
      </w:r>
      <w:r>
        <w:rPr>
          <w:rFonts w:ascii="Times New Roman" w:hAnsi="Times New Roman" w:cs="Times New Roman"/>
          <w:i/>
          <w:iCs/>
        </w:rPr>
        <w:t>1</w:t>
      </w:r>
      <w:r>
        <w:rPr>
          <w:rFonts w:ascii="Times New Roman" w:hAnsi="Times New Roman" w:cs="Times New Roman" w:hint="eastAsia"/>
          <w:i/>
          <w:iCs/>
        </w:rPr>
        <w:t>4</w:t>
      </w:r>
      <w:r>
        <w:rPr>
          <w:rFonts w:ascii="Times New Roman" w:hAnsi="Times New Roman" w:cs="Times New Roman"/>
          <w:i/>
          <w:iCs/>
        </w:rPr>
        <w:fldChar w:fldCharType="end"/>
      </w:r>
      <w:r>
        <w:rPr>
          <w:rFonts w:ascii="Times New Roman" w:hAnsi="Times New Roman" w:cs="Times New Roman"/>
        </w:rPr>
        <w:t>: Results of Spatial Constraint Test</w:t>
      </w:r>
      <w:bookmarkEnd w:id="58"/>
    </w:p>
    <w:p w14:paraId="4AF78158" w14:textId="77777777" w:rsidR="00D4352C" w:rsidRDefault="00D4352C">
      <w:pPr>
        <w:spacing w:after="206" w:line="480" w:lineRule="auto"/>
        <w:ind w:left="0" w:firstLine="566"/>
        <w:rPr>
          <w:rFonts w:ascii="Times New Roman" w:eastAsiaTheme="minorEastAsia" w:hAnsi="Times New Roman" w:cs="Times New Roman"/>
        </w:rPr>
      </w:pPr>
    </w:p>
    <w:p w14:paraId="1429D940" w14:textId="77777777" w:rsidR="00D4352C" w:rsidRDefault="00000000">
      <w:pPr>
        <w:spacing w:after="206" w:line="480" w:lineRule="auto"/>
        <w:ind w:left="0" w:firstLine="566"/>
        <w:rPr>
          <w:rFonts w:ascii="Times New Roman" w:eastAsiaTheme="minorEastAsia" w:hAnsi="Times New Roman" w:cs="Times New Roman"/>
          <w:snapToGrid w:val="0"/>
          <w:w w:val="0"/>
          <w:kern w:val="0"/>
          <w:sz w:val="0"/>
          <w:szCs w:val="0"/>
          <w:u w:color="000000"/>
          <w:shd w:val="clear" w:color="000000" w:fill="000000"/>
          <w:lang w:bidi="zh-CN"/>
          <w14:ligatures w14:val="none"/>
        </w:rPr>
      </w:pPr>
      <w:r>
        <w:rPr>
          <w:rFonts w:ascii="Times New Roman" w:eastAsiaTheme="minorEastAsia" w:hAnsi="Times New Roman" w:cs="Times New Roman"/>
          <w:noProof/>
        </w:rPr>
        <w:lastRenderedPageBreak/>
        <w:drawing>
          <wp:inline distT="0" distB="0" distL="0" distR="0" wp14:anchorId="13D7D7C2" wp14:editId="5A7CED2A">
            <wp:extent cx="2369820" cy="3943350"/>
            <wp:effectExtent l="0" t="0" r="0" b="0"/>
            <wp:docPr id="12452301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230130" name="Picture 14"/>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a:xfrm>
                      <a:off x="0" y="0"/>
                      <a:ext cx="2401767" cy="3996087"/>
                    </a:xfrm>
                    <a:prstGeom prst="rect">
                      <a:avLst/>
                    </a:prstGeom>
                    <a:noFill/>
                    <a:ln>
                      <a:noFill/>
                    </a:ln>
                  </pic:spPr>
                </pic:pic>
              </a:graphicData>
            </a:graphic>
          </wp:inline>
        </w:drawing>
      </w:r>
      <w:r>
        <w:rPr>
          <w:rFonts w:ascii="Times New Roman" w:eastAsia="Times New Roman" w:hAnsi="Times New Roman" w:cs="Times New Roman"/>
          <w:snapToGrid w:val="0"/>
          <w:w w:val="0"/>
          <w:kern w:val="0"/>
          <w:sz w:val="0"/>
          <w:szCs w:val="0"/>
          <w:u w:color="000000"/>
          <w:shd w:val="clear" w:color="000000" w:fill="000000"/>
          <w:lang w:bidi="zh-CN"/>
          <w14:ligatures w14:val="none"/>
        </w:rPr>
        <w:t xml:space="preserve"> </w:t>
      </w:r>
      <w:r>
        <w:rPr>
          <w:rFonts w:ascii="Times New Roman" w:eastAsiaTheme="minorEastAsia" w:hAnsi="Times New Roman" w:cs="Times New Roman"/>
          <w:noProof/>
        </w:rPr>
        <w:drawing>
          <wp:inline distT="0" distB="0" distL="0" distR="0" wp14:anchorId="05A34D3C" wp14:editId="64D6BCA1">
            <wp:extent cx="2459355" cy="3949700"/>
            <wp:effectExtent l="0" t="0" r="0" b="0"/>
            <wp:docPr id="180629899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298993" name="Picture 15"/>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a:xfrm>
                      <a:off x="0" y="0"/>
                      <a:ext cx="2466194" cy="3960462"/>
                    </a:xfrm>
                    <a:prstGeom prst="rect">
                      <a:avLst/>
                    </a:prstGeom>
                    <a:noFill/>
                    <a:ln>
                      <a:noFill/>
                    </a:ln>
                  </pic:spPr>
                </pic:pic>
              </a:graphicData>
            </a:graphic>
          </wp:inline>
        </w:drawing>
      </w:r>
    </w:p>
    <w:p w14:paraId="24801C48" w14:textId="77777777" w:rsidR="00D4352C" w:rsidRDefault="00000000">
      <w:pPr>
        <w:spacing w:after="206" w:line="480" w:lineRule="auto"/>
        <w:ind w:left="0" w:firstLine="566"/>
        <w:rPr>
          <w:rFonts w:ascii="Times New Roman" w:eastAsiaTheme="minorEastAsia" w:hAnsi="Times New Roman" w:cs="Times New Roman"/>
          <w:snapToGrid w:val="0"/>
          <w:w w:val="0"/>
          <w:kern w:val="0"/>
          <w:sz w:val="0"/>
          <w:szCs w:val="0"/>
          <w:u w:color="000000"/>
          <w:shd w:val="clear" w:color="000000" w:fill="000000"/>
          <w:lang w:bidi="zh-CN"/>
          <w14:ligatures w14:val="none"/>
        </w:rPr>
      </w:pPr>
      <w:r>
        <w:rPr>
          <w:rFonts w:ascii="Times New Roman" w:eastAsiaTheme="minorEastAsia" w:hAnsi="Times New Roman" w:cs="Times New Roman"/>
          <w:noProof/>
        </w:rPr>
        <w:lastRenderedPageBreak/>
        <w:drawing>
          <wp:inline distT="0" distB="0" distL="0" distR="0" wp14:anchorId="1D0F516B" wp14:editId="6FB3430B">
            <wp:extent cx="2838450" cy="5457825"/>
            <wp:effectExtent l="0" t="0" r="0" b="9525"/>
            <wp:docPr id="17349478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947837" name="Picture 16"/>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a:xfrm>
                      <a:off x="0" y="0"/>
                      <a:ext cx="2846630" cy="5474063"/>
                    </a:xfrm>
                    <a:prstGeom prst="rect">
                      <a:avLst/>
                    </a:prstGeom>
                    <a:noFill/>
                    <a:ln>
                      <a:noFill/>
                    </a:ln>
                  </pic:spPr>
                </pic:pic>
              </a:graphicData>
            </a:graphic>
          </wp:inline>
        </w:drawing>
      </w:r>
      <w:r>
        <w:rPr>
          <w:rFonts w:ascii="Times New Roman" w:eastAsia="Times New Roman" w:hAnsi="Times New Roman" w:cs="Times New Roman"/>
          <w:snapToGrid w:val="0"/>
          <w:w w:val="0"/>
          <w:kern w:val="0"/>
          <w:sz w:val="0"/>
          <w:szCs w:val="0"/>
          <w:u w:color="000000"/>
          <w:shd w:val="clear" w:color="000000" w:fill="000000"/>
          <w:lang w:bidi="zh-CN"/>
          <w14:ligatures w14:val="none"/>
        </w:rPr>
        <w:t xml:space="preserve"> </w:t>
      </w:r>
      <w:r>
        <w:rPr>
          <w:rFonts w:ascii="Times New Roman" w:eastAsiaTheme="minorEastAsia" w:hAnsi="Times New Roman" w:cs="Times New Roman"/>
          <w:noProof/>
        </w:rPr>
        <w:lastRenderedPageBreak/>
        <w:drawing>
          <wp:inline distT="0" distB="0" distL="0" distR="0" wp14:anchorId="4B2000A5" wp14:editId="25C59954">
            <wp:extent cx="3265805" cy="2825750"/>
            <wp:effectExtent l="0" t="0" r="0" b="0"/>
            <wp:docPr id="175400976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009766" name="Picture 17"/>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a:xfrm>
                      <a:off x="0" y="0"/>
                      <a:ext cx="3271182" cy="2830082"/>
                    </a:xfrm>
                    <a:prstGeom prst="rect">
                      <a:avLst/>
                    </a:prstGeom>
                    <a:noFill/>
                    <a:ln>
                      <a:noFill/>
                    </a:ln>
                  </pic:spPr>
                </pic:pic>
              </a:graphicData>
            </a:graphic>
          </wp:inline>
        </w:drawing>
      </w:r>
    </w:p>
    <w:p w14:paraId="61C9BA30" w14:textId="77777777" w:rsidR="00D4352C" w:rsidRDefault="00000000">
      <w:pPr>
        <w:pStyle w:val="Caption"/>
        <w:jc w:val="center"/>
        <w:rPr>
          <w:rFonts w:ascii="Times New Roman" w:eastAsiaTheme="minorEastAsia" w:hAnsi="Times New Roman" w:cs="Times New Roman"/>
        </w:rPr>
      </w:pPr>
      <w:bookmarkStart w:id="59" w:name="_Toc230348894"/>
      <w:r>
        <w:rPr>
          <w:rFonts w:ascii="Times New Roman" w:eastAsia="SimSun" w:hAnsi="Times New Roman" w:cs="Times New Roman"/>
          <w:i/>
          <w:iCs/>
        </w:rPr>
        <w:t>Figure</w:t>
      </w:r>
      <w:r>
        <w:rPr>
          <w:rFonts w:ascii="Times New Roman" w:hAnsi="Times New Roman" w:cs="Times New Roman"/>
          <w:i/>
          <w:iCs/>
        </w:rPr>
        <w:t xml:space="preserve"> </w:t>
      </w:r>
      <w:r>
        <w:rPr>
          <w:rFonts w:ascii="Times New Roman" w:hAnsi="Times New Roman" w:cs="Times New Roman"/>
          <w:i/>
          <w:iCs/>
        </w:rPr>
        <w:fldChar w:fldCharType="begin"/>
      </w:r>
      <w:r>
        <w:rPr>
          <w:rFonts w:ascii="Times New Roman" w:hAnsi="Times New Roman" w:cs="Times New Roman"/>
          <w:i/>
          <w:iCs/>
        </w:rPr>
        <w:instrText xml:space="preserve"> SEQ </w:instrText>
      </w:r>
      <w:r>
        <w:rPr>
          <w:rFonts w:ascii="Times New Roman" w:hAnsi="Times New Roman" w:cs="Times New Roman"/>
          <w:i/>
          <w:iCs/>
        </w:rPr>
        <w:instrText>图</w:instrText>
      </w:r>
      <w:r>
        <w:rPr>
          <w:rFonts w:ascii="Times New Roman" w:hAnsi="Times New Roman" w:cs="Times New Roman"/>
          <w:i/>
          <w:iCs/>
        </w:rPr>
        <w:instrText xml:space="preserve"> \* ARABIC </w:instrText>
      </w:r>
      <w:r>
        <w:rPr>
          <w:rFonts w:ascii="Times New Roman" w:hAnsi="Times New Roman" w:cs="Times New Roman"/>
          <w:i/>
          <w:iCs/>
        </w:rPr>
        <w:fldChar w:fldCharType="separate"/>
      </w:r>
      <w:r>
        <w:rPr>
          <w:rFonts w:ascii="Times New Roman" w:hAnsi="Times New Roman" w:cs="Times New Roman"/>
          <w:i/>
          <w:iCs/>
        </w:rPr>
        <w:t>1</w:t>
      </w:r>
      <w:r>
        <w:rPr>
          <w:rFonts w:ascii="Times New Roman" w:hAnsi="Times New Roman" w:cs="Times New Roman" w:hint="eastAsia"/>
          <w:i/>
          <w:iCs/>
        </w:rPr>
        <w:t>5</w:t>
      </w:r>
      <w:r>
        <w:rPr>
          <w:rFonts w:ascii="Times New Roman" w:hAnsi="Times New Roman" w:cs="Times New Roman"/>
          <w:i/>
          <w:iCs/>
        </w:rPr>
        <w:fldChar w:fldCharType="end"/>
      </w:r>
      <w:r>
        <w:rPr>
          <w:rFonts w:ascii="Times New Roman" w:hAnsi="Times New Roman" w:cs="Times New Roman"/>
        </w:rPr>
        <w:t>: Results of Final Integrated Constraint Test</w:t>
      </w:r>
      <w:bookmarkEnd w:id="59"/>
    </w:p>
    <w:p w14:paraId="12F8C0F2" w14:textId="77777777" w:rsidR="00D4352C" w:rsidRDefault="00D4352C">
      <w:pPr>
        <w:spacing w:after="206" w:line="480" w:lineRule="auto"/>
        <w:ind w:left="0" w:firstLine="566"/>
        <w:rPr>
          <w:rFonts w:ascii="Times New Roman" w:eastAsiaTheme="minorEastAsia" w:hAnsi="Times New Roman" w:cs="Times New Roman"/>
        </w:rPr>
      </w:pPr>
    </w:p>
    <w:p w14:paraId="6C0EC0E7" w14:textId="77777777" w:rsidR="00D4352C" w:rsidRDefault="00000000">
      <w:pPr>
        <w:spacing w:line="480" w:lineRule="auto"/>
        <w:rPr>
          <w:rFonts w:ascii="Times New Roman" w:hAnsi="Times New Roman" w:cs="Times New Roman"/>
        </w:rPr>
      </w:pPr>
      <w:r>
        <w:rPr>
          <w:rFonts w:ascii="Times New Roman" w:hAnsi="Times New Roman" w:cs="Times New Roman"/>
        </w:rPr>
        <w:t>Test 2 Feedback Interview</w:t>
      </w:r>
    </w:p>
    <w:p w14:paraId="0D0B5894" w14:textId="77777777" w:rsidR="00D4352C" w:rsidRDefault="00000000">
      <w:pPr>
        <w:spacing w:after="206" w:line="480" w:lineRule="auto"/>
        <w:ind w:left="0" w:firstLineChars="257" w:firstLine="565"/>
        <w:rPr>
          <w:rFonts w:ascii="Times New Roman" w:eastAsiaTheme="minorEastAsia" w:hAnsi="Times New Roman" w:cs="Times New Roman"/>
          <w:sz w:val="22"/>
          <w:szCs w:val="22"/>
        </w:rPr>
      </w:pPr>
      <w:r>
        <w:rPr>
          <w:rFonts w:ascii="Times New Roman" w:eastAsiaTheme="minorEastAsia" w:hAnsi="Times New Roman" w:cs="Times New Roman"/>
          <w:sz w:val="22"/>
          <w:szCs w:val="22"/>
        </w:rPr>
        <w:t>During the second-prototype feedback round (Version 2 Demo), five participants completed individual playtesting sessions. This stage was designed to examine how players navigated the revised interface, whether they understood the relationship among pet behavior, work interruptions, and intervention systems, and whether the new constraint structure produced an engaging gameplay experience.</w:t>
      </w:r>
    </w:p>
    <w:p w14:paraId="0751E695" w14:textId="77777777" w:rsidR="00D4352C" w:rsidRDefault="00000000">
      <w:pPr>
        <w:spacing w:after="206" w:line="480" w:lineRule="auto"/>
        <w:ind w:left="0" w:firstLineChars="257" w:firstLine="565"/>
        <w:rPr>
          <w:rFonts w:ascii="Times New Roman" w:eastAsiaTheme="minorEastAsia" w:hAnsi="Times New Roman" w:cs="Times New Roman"/>
          <w:sz w:val="22"/>
          <w:szCs w:val="22"/>
        </w:rPr>
      </w:pPr>
      <w:r>
        <w:rPr>
          <w:rFonts w:ascii="Times New Roman" w:eastAsiaTheme="minorEastAsia" w:hAnsi="Times New Roman" w:cs="Times New Roman"/>
          <w:sz w:val="22"/>
          <w:szCs w:val="22"/>
        </w:rPr>
        <w:t>Across the sessions, participants reported a clear sense of psychological tension, particularly when continuous pet monitoring was interrupted in the middle of play. Their comments suggest that the prototype successfully introduced urgency, but also that the system needed clearer consequences and more legible feedback to convert that urgency into deliberate strategic planning.</w:t>
      </w:r>
    </w:p>
    <w:p w14:paraId="6C079A2C" w14:textId="77777777" w:rsidR="00D4352C" w:rsidRDefault="00000000">
      <w:pPr>
        <w:spacing w:line="480" w:lineRule="auto"/>
        <w:ind w:left="-5" w:right="335" w:firstLineChars="257" w:firstLine="565"/>
        <w:rPr>
          <w:rFonts w:ascii="Times New Roman" w:eastAsiaTheme="minorEastAsia" w:hAnsi="Times New Roman" w:cs="Times New Roman"/>
          <w:bCs/>
          <w:sz w:val="22"/>
          <w:szCs w:val="22"/>
        </w:rPr>
      </w:pPr>
      <w:r>
        <w:rPr>
          <w:rFonts w:ascii="Times New Roman" w:eastAsiaTheme="minorEastAsia" w:hAnsi="Times New Roman" w:cs="Times New Roman"/>
          <w:bCs/>
          <w:sz w:val="22"/>
          <w:szCs w:val="22"/>
        </w:rPr>
        <w:lastRenderedPageBreak/>
        <w:t>Participant 2-1 recognized the intended tension but indicated that its intensity was weakened by the absence of explicit consequences: “I can feel some tension when I can’t watch the pet, but it’s not very strong because nothing really happens if I don’t react immediately. There’s no clear punishment.”</w:t>
      </w:r>
    </w:p>
    <w:p w14:paraId="7AB28517" w14:textId="77777777" w:rsidR="00D4352C" w:rsidRDefault="00000000">
      <w:pPr>
        <w:spacing w:line="480" w:lineRule="auto"/>
        <w:ind w:left="-5" w:right="335" w:firstLineChars="257" w:firstLine="565"/>
        <w:rPr>
          <w:rFonts w:ascii="Times New Roman" w:eastAsiaTheme="minorEastAsia" w:hAnsi="Times New Roman" w:cs="Times New Roman"/>
          <w:bCs/>
          <w:sz w:val="22"/>
          <w:szCs w:val="22"/>
        </w:rPr>
      </w:pPr>
      <w:bookmarkStart w:id="60" w:name="_Hlk227795596"/>
      <w:r>
        <w:rPr>
          <w:rFonts w:ascii="Times New Roman" w:eastAsiaTheme="minorEastAsia" w:hAnsi="Times New Roman" w:cs="Times New Roman"/>
          <w:bCs/>
          <w:sz w:val="22"/>
          <w:szCs w:val="22"/>
        </w:rPr>
        <w:t>Participant 2-2 similarly pointed to uncertainty in the consequence structure, especially in relation to disruptive pet behavior and work-mode feedback: “I didn’t realize that the pet making trouble would cause a loss. And when I was forced back to the work screen, there was no penalty either, so I just went back to take care of the pet again.”</w:t>
      </w:r>
      <w:bookmarkEnd w:id="60"/>
    </w:p>
    <w:p w14:paraId="2DA8ADFB" w14:textId="77777777" w:rsidR="00D4352C" w:rsidRDefault="00000000">
      <w:pPr>
        <w:spacing w:line="480" w:lineRule="auto"/>
        <w:ind w:left="-5" w:right="335" w:firstLineChars="257" w:firstLine="565"/>
        <w:rPr>
          <w:rFonts w:ascii="Times New Roman" w:eastAsiaTheme="minorEastAsia" w:hAnsi="Times New Roman" w:cs="Times New Roman"/>
          <w:bCs/>
          <w:sz w:val="22"/>
          <w:szCs w:val="22"/>
        </w:rPr>
      </w:pPr>
      <w:r>
        <w:rPr>
          <w:rFonts w:ascii="Times New Roman" w:eastAsiaTheme="minorEastAsia" w:hAnsi="Times New Roman" w:cs="Times New Roman"/>
          <w:bCs/>
          <w:sz w:val="22"/>
          <w:szCs w:val="22"/>
        </w:rPr>
        <w:t>Participant 2-3 emphasized that the hierarchy between pet care and work tasks was not sufficiently explicit: “I wasn’t sure which one I should focus on more, the pet or the work. It felt like both were important, but the game didn’t really tell me what would happen if I ignored one.”</w:t>
      </w:r>
    </w:p>
    <w:p w14:paraId="3B273BF1" w14:textId="77777777" w:rsidR="00D4352C" w:rsidRDefault="00000000">
      <w:pPr>
        <w:spacing w:line="480" w:lineRule="auto"/>
        <w:ind w:left="-5" w:right="335" w:firstLineChars="257" w:firstLine="565"/>
        <w:rPr>
          <w:rFonts w:ascii="Times New Roman" w:eastAsiaTheme="minorEastAsia" w:hAnsi="Times New Roman" w:cs="Times New Roman"/>
          <w:bCs/>
          <w:sz w:val="22"/>
          <w:szCs w:val="22"/>
        </w:rPr>
      </w:pPr>
      <w:r>
        <w:rPr>
          <w:rFonts w:ascii="Times New Roman" w:eastAsiaTheme="minorEastAsia" w:hAnsi="Times New Roman" w:cs="Times New Roman"/>
          <w:bCs/>
          <w:sz w:val="22"/>
          <w:szCs w:val="22"/>
        </w:rPr>
        <w:t>Participant 2-4 described immediate visual feedback as the main trigger of urgency, while also noting that this feedback encouraged reactive behavior more than advance planning: “I kept watching the pet because I could see what it was doing. And if I didn’t pay attention, it would quickly go into a warning state and start doing something bad. That made it feel urgent, but I was mostly reacting to it instead of planning ahead.”</w:t>
      </w:r>
    </w:p>
    <w:p w14:paraId="6B336A82" w14:textId="77777777" w:rsidR="00D4352C" w:rsidRDefault="00000000">
      <w:pPr>
        <w:spacing w:line="480" w:lineRule="auto"/>
        <w:ind w:left="-5" w:right="335" w:firstLineChars="257" w:firstLine="565"/>
        <w:rPr>
          <w:rFonts w:ascii="Times New Roman" w:eastAsiaTheme="minorEastAsia" w:hAnsi="Times New Roman" w:cs="Times New Roman"/>
          <w:bCs/>
          <w:sz w:val="22"/>
          <w:szCs w:val="22"/>
        </w:rPr>
      </w:pPr>
      <w:r>
        <w:rPr>
          <w:rFonts w:ascii="Times New Roman" w:eastAsiaTheme="minorEastAsia" w:hAnsi="Times New Roman" w:cs="Times New Roman"/>
          <w:bCs/>
          <w:sz w:val="22"/>
          <w:szCs w:val="22"/>
        </w:rPr>
        <w:t xml:space="preserve">Participant 2-5 also associated urgency with visible warning cues, suggesting that the prototype’s tension was still largely driven by observable threat signals rather than by fully internalized risk anticipation: “It still felt urgent, because if I didn’t watch the pet, it would quickly go into a warning state and start doing something bad. </w:t>
      </w:r>
      <w:proofErr w:type="gramStart"/>
      <w:r>
        <w:rPr>
          <w:rFonts w:ascii="Times New Roman" w:eastAsiaTheme="minorEastAsia" w:hAnsi="Times New Roman" w:cs="Times New Roman"/>
          <w:bCs/>
          <w:sz w:val="22"/>
          <w:szCs w:val="22"/>
        </w:rPr>
        <w:t>So</w:t>
      </w:r>
      <w:proofErr w:type="gramEnd"/>
      <w:r>
        <w:rPr>
          <w:rFonts w:ascii="Times New Roman" w:eastAsiaTheme="minorEastAsia" w:hAnsi="Times New Roman" w:cs="Times New Roman"/>
          <w:bCs/>
          <w:sz w:val="22"/>
          <w:szCs w:val="22"/>
        </w:rPr>
        <w:t xml:space="preserve"> I kept reacting to it.”</w:t>
      </w:r>
    </w:p>
    <w:p w14:paraId="2E89F4E3" w14:textId="77777777" w:rsidR="00D4352C" w:rsidRDefault="00000000">
      <w:pPr>
        <w:pStyle w:val="Heading1"/>
      </w:pPr>
      <w:bookmarkStart w:id="61" w:name="_Toc230351213"/>
      <w:r>
        <w:t>Results</w:t>
      </w:r>
      <w:bookmarkEnd w:id="61"/>
    </w:p>
    <w:p w14:paraId="7D848573" w14:textId="77777777" w:rsidR="00D4352C" w:rsidRDefault="00000000">
      <w:pPr>
        <w:pStyle w:val="Heading2"/>
      </w:pPr>
      <w:bookmarkStart w:id="62" w:name="_Toc230351214"/>
      <w:r>
        <w:t>Phase 1: Results of the Self-Selected Temporal Constraint Test</w:t>
      </w:r>
      <w:bookmarkEnd w:id="62"/>
    </w:p>
    <w:p w14:paraId="60007693" w14:textId="77777777" w:rsidR="00D4352C" w:rsidRDefault="00000000">
      <w:pPr>
        <w:spacing w:line="480" w:lineRule="auto"/>
        <w:ind w:left="-5" w:right="335" w:firstLineChars="250" w:firstLine="600"/>
        <w:rPr>
          <w:rFonts w:ascii="Times New Roman" w:eastAsiaTheme="minorEastAsia" w:hAnsi="Times New Roman" w:cs="Times New Roman"/>
        </w:rPr>
      </w:pPr>
      <w:r>
        <w:rPr>
          <w:rFonts w:ascii="Times New Roman" w:eastAsiaTheme="minorEastAsia" w:hAnsi="Times New Roman" w:cs="Times New Roman"/>
        </w:rPr>
        <w:lastRenderedPageBreak/>
        <w:t>The primary behavioral indicator for this phase was the Destructive Event Rate (DER), which captures how often destructive pet behaviors occurred while players were away from the monitoring interface.</w:t>
      </w:r>
    </w:p>
    <w:p w14:paraId="0CD1D187" w14:textId="77777777" w:rsidR="00D4352C" w:rsidRDefault="00000000">
      <w:pPr>
        <w:pStyle w:val="Caption"/>
        <w:jc w:val="center"/>
        <w:rPr>
          <w:rFonts w:ascii="Times New Roman" w:eastAsiaTheme="minorEastAsia" w:hAnsi="Times New Roman" w:cs="Times New Roman"/>
          <w:sz w:val="24"/>
          <w:szCs w:val="24"/>
        </w:rPr>
      </w:pPr>
      <w:bookmarkStart w:id="63" w:name="_Toc230351717"/>
      <w:r>
        <w:rPr>
          <w:rFonts w:ascii="Times New Roman" w:eastAsiaTheme="minorEastAsia" w:hAnsi="Times New Roman" w:cs="Times New Roman"/>
          <w:i/>
          <w:iCs/>
          <w:sz w:val="24"/>
          <w:szCs w:val="24"/>
        </w:rPr>
        <w:t xml:space="preserve">Table </w:t>
      </w:r>
      <w:r>
        <w:rPr>
          <w:rFonts w:ascii="Times New Roman" w:hAnsi="Times New Roman" w:cs="Times New Roman"/>
          <w:i/>
          <w:iCs/>
          <w:sz w:val="24"/>
          <w:szCs w:val="24"/>
        </w:rPr>
        <w:t xml:space="preserve"> </w:t>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SEQ </w:instrText>
      </w:r>
      <w:r>
        <w:rPr>
          <w:rFonts w:ascii="Times New Roman" w:hAnsi="Times New Roman" w:cs="Times New Roman"/>
          <w:i/>
          <w:iCs/>
          <w:sz w:val="24"/>
          <w:szCs w:val="24"/>
        </w:rPr>
        <w:instrText>表</w:instrText>
      </w:r>
      <w:r>
        <w:rPr>
          <w:rFonts w:ascii="Times New Roman" w:hAnsi="Times New Roman" w:cs="Times New Roman"/>
          <w:i/>
          <w:iCs/>
          <w:sz w:val="24"/>
          <w:szCs w:val="24"/>
        </w:rPr>
        <w:instrText xml:space="preserve"> \* ARABIC </w:instrText>
      </w:r>
      <w:r>
        <w:rPr>
          <w:rFonts w:ascii="Times New Roman" w:hAnsi="Times New Roman" w:cs="Times New Roman"/>
          <w:i/>
          <w:iCs/>
          <w:sz w:val="24"/>
          <w:szCs w:val="24"/>
        </w:rPr>
        <w:fldChar w:fldCharType="separate"/>
      </w:r>
      <w:r>
        <w:rPr>
          <w:rFonts w:ascii="Times New Roman" w:hAnsi="Times New Roman" w:cs="Times New Roman"/>
          <w:i/>
          <w:iCs/>
          <w:sz w:val="24"/>
          <w:szCs w:val="24"/>
        </w:rPr>
        <w:t>2</w:t>
      </w:r>
      <w:r>
        <w:rPr>
          <w:rFonts w:ascii="Times New Roman" w:hAnsi="Times New Roman" w:cs="Times New Roman"/>
          <w:i/>
          <w:iCs/>
          <w:sz w:val="24"/>
          <w:szCs w:val="24"/>
        </w:rPr>
        <w:fldChar w:fldCharType="end"/>
      </w:r>
      <w:r>
        <w:rPr>
          <w:rFonts w:ascii="Times New Roman" w:eastAsiaTheme="minorEastAsia" w:hAnsi="Times New Roman" w:cs="Times New Roman"/>
          <w:sz w:val="24"/>
          <w:szCs w:val="24"/>
        </w:rPr>
        <w:t>: Destructive Event Rate (DER) Across Work Durations</w:t>
      </w:r>
      <w:bookmarkEnd w:id="63"/>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0"/>
        <w:gridCol w:w="1163"/>
      </w:tblGrid>
      <w:tr w:rsidR="00D4352C" w14:paraId="2084D94A" w14:textId="77777777">
        <w:trPr>
          <w:trHeight w:val="68"/>
          <w:jc w:val="center"/>
        </w:trPr>
        <w:tc>
          <w:tcPr>
            <w:tcW w:w="0" w:type="auto"/>
            <w:tcBorders>
              <w:top w:val="single" w:sz="4" w:space="0" w:color="auto"/>
              <w:bottom w:val="single" w:sz="4" w:space="0" w:color="auto"/>
            </w:tcBorders>
          </w:tcPr>
          <w:p w14:paraId="685FDFA3" w14:textId="77777777" w:rsidR="00D4352C" w:rsidRDefault="00000000">
            <w:pPr>
              <w:spacing w:line="240" w:lineRule="auto"/>
              <w:ind w:left="-5" w:right="335"/>
              <w:rPr>
                <w:rFonts w:ascii="Times New Roman" w:eastAsiaTheme="minorEastAsia" w:hAnsi="Times New Roman" w:cs="Times New Roman"/>
                <w:b/>
                <w:bCs/>
              </w:rPr>
            </w:pPr>
            <w:r>
              <w:rPr>
                <w:rFonts w:ascii="Times New Roman" w:eastAsiaTheme="minorEastAsia" w:hAnsi="Times New Roman" w:cs="Times New Roman"/>
                <w:b/>
                <w:bCs/>
              </w:rPr>
              <w:t>Work Duration (s)</w:t>
            </w:r>
          </w:p>
        </w:tc>
        <w:tc>
          <w:tcPr>
            <w:tcW w:w="0" w:type="auto"/>
            <w:tcBorders>
              <w:top w:val="single" w:sz="4" w:space="0" w:color="auto"/>
              <w:bottom w:val="single" w:sz="4" w:space="0" w:color="auto"/>
            </w:tcBorders>
          </w:tcPr>
          <w:p w14:paraId="411367E0" w14:textId="77777777" w:rsidR="00D4352C" w:rsidRDefault="00000000">
            <w:pPr>
              <w:spacing w:line="240" w:lineRule="auto"/>
              <w:ind w:left="-5" w:right="335"/>
              <w:rPr>
                <w:rFonts w:ascii="Times New Roman" w:eastAsiaTheme="minorEastAsia" w:hAnsi="Times New Roman" w:cs="Times New Roman"/>
                <w:b/>
                <w:bCs/>
              </w:rPr>
            </w:pPr>
            <w:r>
              <w:rPr>
                <w:rFonts w:ascii="Times New Roman" w:eastAsiaTheme="minorEastAsia" w:hAnsi="Times New Roman" w:cs="Times New Roman"/>
                <w:b/>
                <w:bCs/>
              </w:rPr>
              <w:t>DER</w:t>
            </w:r>
          </w:p>
        </w:tc>
      </w:tr>
      <w:tr w:rsidR="00D4352C" w14:paraId="6AAE3AFC" w14:textId="77777777">
        <w:trPr>
          <w:jc w:val="center"/>
        </w:trPr>
        <w:tc>
          <w:tcPr>
            <w:tcW w:w="0" w:type="auto"/>
            <w:tcBorders>
              <w:top w:val="single" w:sz="4" w:space="0" w:color="auto"/>
            </w:tcBorders>
          </w:tcPr>
          <w:p w14:paraId="2390A85A" w14:textId="77777777" w:rsidR="00D4352C" w:rsidRDefault="00000000">
            <w:pPr>
              <w:spacing w:line="240" w:lineRule="auto"/>
              <w:ind w:left="-5" w:right="335"/>
              <w:rPr>
                <w:rFonts w:ascii="Times New Roman" w:eastAsiaTheme="minorEastAsia" w:hAnsi="Times New Roman" w:cs="Times New Roman"/>
              </w:rPr>
            </w:pPr>
            <w:r>
              <w:rPr>
                <w:rFonts w:ascii="Times New Roman" w:eastAsiaTheme="minorEastAsia" w:hAnsi="Times New Roman" w:cs="Times New Roman"/>
              </w:rPr>
              <w:t>5 seconds</w:t>
            </w:r>
          </w:p>
        </w:tc>
        <w:tc>
          <w:tcPr>
            <w:tcW w:w="0" w:type="auto"/>
            <w:tcBorders>
              <w:top w:val="single" w:sz="4" w:space="0" w:color="auto"/>
            </w:tcBorders>
          </w:tcPr>
          <w:p w14:paraId="7F974E92" w14:textId="77777777" w:rsidR="00D4352C" w:rsidRDefault="00000000">
            <w:pPr>
              <w:spacing w:line="240" w:lineRule="auto"/>
              <w:ind w:left="-5" w:right="335"/>
              <w:rPr>
                <w:rFonts w:ascii="Times New Roman" w:eastAsiaTheme="minorEastAsia" w:hAnsi="Times New Roman" w:cs="Times New Roman"/>
              </w:rPr>
            </w:pPr>
            <w:r>
              <w:rPr>
                <w:rFonts w:ascii="Times New Roman" w:eastAsiaTheme="minorEastAsia" w:hAnsi="Times New Roman" w:cs="Times New Roman"/>
              </w:rPr>
              <w:t>0.12</w:t>
            </w:r>
          </w:p>
        </w:tc>
      </w:tr>
      <w:tr w:rsidR="00D4352C" w14:paraId="0A04D3D8" w14:textId="77777777">
        <w:trPr>
          <w:jc w:val="center"/>
        </w:trPr>
        <w:tc>
          <w:tcPr>
            <w:tcW w:w="0" w:type="auto"/>
          </w:tcPr>
          <w:p w14:paraId="3919D0CE" w14:textId="77777777" w:rsidR="00D4352C" w:rsidRDefault="00000000">
            <w:pPr>
              <w:spacing w:line="240" w:lineRule="auto"/>
              <w:ind w:left="-5" w:right="335"/>
              <w:rPr>
                <w:rFonts w:ascii="Times New Roman" w:eastAsiaTheme="minorEastAsia" w:hAnsi="Times New Roman" w:cs="Times New Roman"/>
              </w:rPr>
            </w:pPr>
            <w:r>
              <w:rPr>
                <w:rFonts w:ascii="Times New Roman" w:eastAsiaTheme="minorEastAsia" w:hAnsi="Times New Roman" w:cs="Times New Roman"/>
              </w:rPr>
              <w:t>10 seconds</w:t>
            </w:r>
          </w:p>
        </w:tc>
        <w:tc>
          <w:tcPr>
            <w:tcW w:w="0" w:type="auto"/>
          </w:tcPr>
          <w:p w14:paraId="2E6C40F5" w14:textId="77777777" w:rsidR="00D4352C" w:rsidRDefault="00000000">
            <w:pPr>
              <w:spacing w:line="240" w:lineRule="auto"/>
              <w:ind w:left="-5" w:right="335"/>
              <w:rPr>
                <w:rFonts w:ascii="Times New Roman" w:eastAsiaTheme="minorEastAsia" w:hAnsi="Times New Roman" w:cs="Times New Roman"/>
              </w:rPr>
            </w:pPr>
            <w:r>
              <w:rPr>
                <w:rFonts w:ascii="Times New Roman" w:eastAsiaTheme="minorEastAsia" w:hAnsi="Times New Roman" w:cs="Times New Roman"/>
              </w:rPr>
              <w:t>0.19</w:t>
            </w:r>
          </w:p>
        </w:tc>
      </w:tr>
      <w:tr w:rsidR="00D4352C" w14:paraId="11629802" w14:textId="77777777">
        <w:trPr>
          <w:trHeight w:val="162"/>
          <w:jc w:val="center"/>
        </w:trPr>
        <w:tc>
          <w:tcPr>
            <w:tcW w:w="0" w:type="auto"/>
          </w:tcPr>
          <w:p w14:paraId="763FBAF7" w14:textId="77777777" w:rsidR="00D4352C" w:rsidRDefault="00000000">
            <w:pPr>
              <w:spacing w:line="240" w:lineRule="auto"/>
              <w:ind w:left="-5" w:right="335"/>
              <w:rPr>
                <w:rFonts w:ascii="Times New Roman" w:eastAsiaTheme="minorEastAsia" w:hAnsi="Times New Roman" w:cs="Times New Roman"/>
              </w:rPr>
            </w:pPr>
            <w:r>
              <w:rPr>
                <w:rFonts w:ascii="Times New Roman" w:eastAsiaTheme="minorEastAsia" w:hAnsi="Times New Roman" w:cs="Times New Roman"/>
              </w:rPr>
              <w:t>15 seconds</w:t>
            </w:r>
          </w:p>
        </w:tc>
        <w:tc>
          <w:tcPr>
            <w:tcW w:w="0" w:type="auto"/>
          </w:tcPr>
          <w:p w14:paraId="05F48A19" w14:textId="77777777" w:rsidR="00D4352C" w:rsidRDefault="00000000">
            <w:pPr>
              <w:spacing w:line="240" w:lineRule="auto"/>
              <w:ind w:left="-5" w:right="335"/>
              <w:rPr>
                <w:rFonts w:ascii="Times New Roman" w:eastAsiaTheme="minorEastAsia" w:hAnsi="Times New Roman" w:cs="Times New Roman"/>
              </w:rPr>
            </w:pPr>
            <w:r>
              <w:rPr>
                <w:rFonts w:ascii="Times New Roman" w:eastAsiaTheme="minorEastAsia" w:hAnsi="Times New Roman" w:cs="Times New Roman"/>
              </w:rPr>
              <w:t>0.26</w:t>
            </w:r>
          </w:p>
        </w:tc>
      </w:tr>
      <w:tr w:rsidR="00D4352C" w14:paraId="6EBD43B8" w14:textId="77777777">
        <w:trPr>
          <w:trHeight w:val="198"/>
          <w:jc w:val="center"/>
        </w:trPr>
        <w:tc>
          <w:tcPr>
            <w:tcW w:w="0" w:type="auto"/>
          </w:tcPr>
          <w:p w14:paraId="0E6E3DAD" w14:textId="77777777" w:rsidR="00D4352C" w:rsidRDefault="00000000">
            <w:pPr>
              <w:spacing w:line="240" w:lineRule="auto"/>
              <w:ind w:left="-5" w:right="335"/>
              <w:rPr>
                <w:rFonts w:ascii="Times New Roman" w:eastAsiaTheme="minorEastAsia" w:hAnsi="Times New Roman" w:cs="Times New Roman"/>
              </w:rPr>
            </w:pPr>
            <w:r>
              <w:rPr>
                <w:rFonts w:ascii="Times New Roman" w:eastAsiaTheme="minorEastAsia" w:hAnsi="Times New Roman" w:cs="Times New Roman"/>
              </w:rPr>
              <w:t>20 seconds</w:t>
            </w:r>
          </w:p>
        </w:tc>
        <w:tc>
          <w:tcPr>
            <w:tcW w:w="0" w:type="auto"/>
          </w:tcPr>
          <w:p w14:paraId="3640CB1F" w14:textId="77777777" w:rsidR="00D4352C" w:rsidRDefault="00000000">
            <w:pPr>
              <w:spacing w:line="240" w:lineRule="auto"/>
              <w:ind w:left="-5" w:right="335"/>
              <w:rPr>
                <w:rFonts w:ascii="Times New Roman" w:eastAsiaTheme="minorEastAsia" w:hAnsi="Times New Roman" w:cs="Times New Roman"/>
              </w:rPr>
            </w:pPr>
            <w:r>
              <w:rPr>
                <w:rFonts w:ascii="Times New Roman" w:eastAsiaTheme="minorEastAsia" w:hAnsi="Times New Roman" w:cs="Times New Roman"/>
              </w:rPr>
              <w:t>0.34</w:t>
            </w:r>
          </w:p>
        </w:tc>
      </w:tr>
    </w:tbl>
    <w:p w14:paraId="6DDBD36A" w14:textId="77777777" w:rsidR="00D4352C" w:rsidRDefault="00000000">
      <w:pPr>
        <w:spacing w:line="480" w:lineRule="auto"/>
        <w:ind w:left="-5" w:right="335" w:firstLine="566"/>
        <w:rPr>
          <w:rFonts w:ascii="Times New Roman" w:eastAsiaTheme="minorEastAsia" w:hAnsi="Times New Roman" w:cs="Times New Roman"/>
        </w:rPr>
      </w:pPr>
      <w:r>
        <w:rPr>
          <w:rFonts w:ascii="Times New Roman" w:eastAsiaTheme="minorEastAsia" w:hAnsi="Times New Roman" w:cs="Times New Roman"/>
        </w:rPr>
        <w:t>DER increased consistently as work duration lengthened, indicating that longer interruptions raised the probability of destructive behavior during periods of surveillance absence. The pattern was gradual rather than abrupt, suggesting that players did not simply lose control once monitoring was blocked. Even in the 20-second condition, participants attempted to manage risk by checking pet status values, particularly Mischief and Hunger, before entering work mode. Nevertheless, extended surveillance absences widened the information gap between player knowledge and pet behavior, making it more likely that negative events would unfold before players could return and intervene.</w:t>
      </w:r>
    </w:p>
    <w:p w14:paraId="254A872A" w14:textId="77777777" w:rsidR="00D4352C" w:rsidRDefault="00000000">
      <w:pPr>
        <w:spacing w:line="480" w:lineRule="auto"/>
        <w:ind w:left="-5" w:right="335" w:firstLine="566"/>
        <w:rPr>
          <w:rFonts w:ascii="Times New Roman" w:eastAsiaTheme="minorEastAsia" w:hAnsi="Times New Roman" w:cs="Times New Roman"/>
        </w:rPr>
      </w:pPr>
      <w:r>
        <w:rPr>
          <w:rFonts w:ascii="Times New Roman" w:eastAsiaTheme="minorEastAsia" w:hAnsi="Times New Roman" w:cs="Times New Roman"/>
        </w:rPr>
        <w:t>Qualitative feedback from Questionnaire 2 (Appendix B), collected on a 7-point Likert scale, further supports these behavioral results. The responses indicate that temporal restriction did not merely interrupt play; it encouraged players to evaluate system risk before temporarily surrendering monitoring access:</w:t>
      </w:r>
    </w:p>
    <w:p w14:paraId="37302143" w14:textId="77777777" w:rsidR="00D4352C" w:rsidRDefault="00000000">
      <w:pPr>
        <w:spacing w:line="480" w:lineRule="auto"/>
        <w:ind w:left="0" w:right="335" w:firstLineChars="236" w:firstLine="566"/>
        <w:rPr>
          <w:rFonts w:ascii="Times New Roman" w:eastAsiaTheme="minorEastAsia" w:hAnsi="Times New Roman" w:cs="Times New Roman"/>
        </w:rPr>
      </w:pPr>
      <w:r>
        <w:rPr>
          <w:rFonts w:ascii="Times New Roman" w:eastAsiaTheme="minorEastAsia" w:hAnsi="Times New Roman" w:cs="Times New Roman" w:hint="eastAsia"/>
        </w:rPr>
        <w:lastRenderedPageBreak/>
        <w:t xml:space="preserve">1. </w:t>
      </w:r>
      <w:r>
        <w:rPr>
          <w:rFonts w:ascii="Times New Roman" w:eastAsiaTheme="minorEastAsia" w:hAnsi="Times New Roman" w:cs="Times New Roman"/>
        </w:rPr>
        <w:t>Perceived tension (M = 6.1, SD = 0.8): Participants reported sustained psychological tension when monitoring access was blocked, with the effect becoming especially noticeable during the 15-second and 20-second work intervals.</w:t>
      </w:r>
    </w:p>
    <w:p w14:paraId="4C78DA5C" w14:textId="77777777" w:rsidR="00D4352C" w:rsidRDefault="00000000">
      <w:pPr>
        <w:spacing w:line="480" w:lineRule="auto"/>
        <w:ind w:left="0" w:right="335" w:firstLineChars="236" w:firstLine="566"/>
        <w:rPr>
          <w:rFonts w:ascii="Times New Roman" w:eastAsiaTheme="minorEastAsia" w:hAnsi="Times New Roman" w:cs="Times New Roman"/>
        </w:rPr>
      </w:pPr>
      <w:r>
        <w:rPr>
          <w:rFonts w:ascii="Times New Roman" w:eastAsiaTheme="minorEastAsia" w:hAnsi="Times New Roman" w:cs="Times New Roman" w:hint="eastAsia"/>
        </w:rPr>
        <w:t xml:space="preserve">2. </w:t>
      </w:r>
      <w:r>
        <w:rPr>
          <w:rFonts w:ascii="Times New Roman" w:eastAsiaTheme="minorEastAsia" w:hAnsi="Times New Roman" w:cs="Times New Roman"/>
        </w:rPr>
        <w:t>Pre-work evaluation (M = 5.8, SD = 1.2): Most players agreed with the statement “I tried to check the pet state before something might happen,” indicating that the work interface encouraged deliberate preparation rather than purely reactive play.</w:t>
      </w:r>
    </w:p>
    <w:p w14:paraId="535DDF27" w14:textId="77777777" w:rsidR="00D4352C" w:rsidRDefault="00000000">
      <w:pPr>
        <w:spacing w:line="480" w:lineRule="auto"/>
        <w:ind w:left="0" w:right="335" w:firstLineChars="236" w:firstLine="566"/>
        <w:rPr>
          <w:rFonts w:ascii="Times New Roman" w:eastAsiaTheme="minorEastAsia" w:hAnsi="Times New Roman" w:cs="Times New Roman"/>
        </w:rPr>
      </w:pPr>
      <w:r>
        <w:rPr>
          <w:rFonts w:ascii="Times New Roman" w:eastAsiaTheme="minorEastAsia" w:hAnsi="Times New Roman" w:cs="Times New Roman" w:hint="eastAsia"/>
        </w:rPr>
        <w:t xml:space="preserve">3. </w:t>
      </w:r>
      <w:r>
        <w:rPr>
          <w:rFonts w:ascii="Times New Roman" w:eastAsiaTheme="minorEastAsia" w:hAnsi="Times New Roman" w:cs="Times New Roman"/>
        </w:rPr>
        <w:t>Pressure of inaction (M = 5.9): The inability to intervene during the 20-second interval generated the strongest reported pressure, confirming the temporal bottleneck as a meaningful source of cognitive urgency.</w:t>
      </w:r>
    </w:p>
    <w:p w14:paraId="5346ABF1" w14:textId="77777777" w:rsidR="00D4352C" w:rsidRDefault="00000000">
      <w:pPr>
        <w:pStyle w:val="Heading2"/>
      </w:pPr>
      <w:bookmarkStart w:id="64" w:name="_Toc230351215"/>
      <w:r>
        <w:t>Phase 2: Results of the Spatial Surveillance Restriction Test</w:t>
      </w:r>
      <w:bookmarkEnd w:id="64"/>
    </w:p>
    <w:p w14:paraId="593F0F0C" w14:textId="77777777" w:rsidR="00D4352C" w:rsidRDefault="00000000">
      <w:pPr>
        <w:spacing w:line="480" w:lineRule="auto"/>
        <w:ind w:left="-5" w:right="335" w:firstLine="566"/>
        <w:rPr>
          <w:rFonts w:ascii="Times New Roman" w:eastAsiaTheme="minorEastAsia" w:hAnsi="Times New Roman" w:cs="Times New Roman"/>
        </w:rPr>
      </w:pPr>
      <w:r>
        <w:rPr>
          <w:rFonts w:ascii="Times New Roman" w:eastAsiaTheme="minorEastAsia" w:hAnsi="Times New Roman" w:cs="Times New Roman"/>
        </w:rPr>
        <w:t>Consistent with the study hypothesis, participants generally experienced the Restricted View condition as more stressful than the Full View condition. Specifically, 90% of participants identified the limited-visibility version as producing higher psychological pressure, suggesting that visual restriction was immediately recognizable as a gameplay constraint.</w:t>
      </w:r>
    </w:p>
    <w:p w14:paraId="633118AC" w14:textId="77777777" w:rsidR="00D4352C" w:rsidRDefault="00000000">
      <w:pPr>
        <w:spacing w:line="480" w:lineRule="auto"/>
        <w:ind w:left="-5" w:right="335" w:firstLine="566"/>
        <w:rPr>
          <w:rFonts w:ascii="Times New Roman" w:eastAsiaTheme="minorEastAsia" w:hAnsi="Times New Roman" w:cs="Times New Roman"/>
        </w:rPr>
      </w:pPr>
      <w:r>
        <w:rPr>
          <w:rFonts w:ascii="Times New Roman" w:eastAsiaTheme="minorEastAsia" w:hAnsi="Times New Roman" w:cs="Times New Roman"/>
        </w:rPr>
        <w:t>Viewed through the Theory of Constraints (TOC), the restricted camera system operated as a spatial bottleneck by reducing informational throughput. Because players could no longer perceive the entire room at once, monitoring shifted from passive observation to active information recovery. Players had to search, infer, and decide under uncertainty about what might be happening outside the visible frame.</w:t>
      </w:r>
    </w:p>
    <w:p w14:paraId="6D8C6C1A" w14:textId="77777777" w:rsidR="00D4352C" w:rsidRDefault="00000000">
      <w:pPr>
        <w:spacing w:line="480" w:lineRule="auto"/>
        <w:ind w:left="-5" w:right="335"/>
        <w:rPr>
          <w:rFonts w:ascii="Times New Roman" w:eastAsiaTheme="minorEastAsia" w:hAnsi="Times New Roman" w:cs="Times New Roman"/>
        </w:rPr>
      </w:pPr>
      <w:r>
        <w:rPr>
          <w:rFonts w:ascii="Times New Roman" w:eastAsiaTheme="minorEastAsia" w:hAnsi="Times New Roman" w:cs="Times New Roman"/>
        </w:rPr>
        <w:t>Quantitative Results Analysis:</w:t>
      </w:r>
    </w:p>
    <w:p w14:paraId="3F1C17AF" w14:textId="77777777" w:rsidR="00D4352C" w:rsidRDefault="00000000">
      <w:pPr>
        <w:pStyle w:val="Caption"/>
        <w:jc w:val="center"/>
        <w:rPr>
          <w:rFonts w:ascii="Times New Roman" w:eastAsiaTheme="minorEastAsia" w:hAnsi="Times New Roman" w:cs="Times New Roman"/>
          <w:sz w:val="24"/>
          <w:szCs w:val="24"/>
        </w:rPr>
      </w:pPr>
      <w:bookmarkStart w:id="65" w:name="_Toc230351718"/>
      <w:r>
        <w:rPr>
          <w:rFonts w:ascii="Times New Roman" w:eastAsiaTheme="minorEastAsia" w:hAnsi="Times New Roman" w:cs="Times New Roman"/>
          <w:i/>
          <w:iCs/>
          <w:sz w:val="24"/>
          <w:szCs w:val="24"/>
        </w:rPr>
        <w:lastRenderedPageBreak/>
        <w:t>Table</w:t>
      </w:r>
      <w:r>
        <w:rPr>
          <w:rFonts w:ascii="Times New Roman" w:hAnsi="Times New Roman" w:cs="Times New Roman"/>
          <w:i/>
          <w:iCs/>
          <w:sz w:val="24"/>
          <w:szCs w:val="24"/>
        </w:rPr>
        <w:t xml:space="preserve"> </w:t>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SEQ </w:instrText>
      </w:r>
      <w:r>
        <w:rPr>
          <w:rFonts w:ascii="Times New Roman" w:hAnsi="Times New Roman" w:cs="Times New Roman"/>
          <w:i/>
          <w:iCs/>
          <w:sz w:val="24"/>
          <w:szCs w:val="24"/>
        </w:rPr>
        <w:instrText>表</w:instrText>
      </w:r>
      <w:r>
        <w:rPr>
          <w:rFonts w:ascii="Times New Roman" w:hAnsi="Times New Roman" w:cs="Times New Roman"/>
          <w:i/>
          <w:iCs/>
          <w:sz w:val="24"/>
          <w:szCs w:val="24"/>
        </w:rPr>
        <w:instrText xml:space="preserve"> \* ARABIC </w:instrText>
      </w:r>
      <w:r>
        <w:rPr>
          <w:rFonts w:ascii="Times New Roman" w:hAnsi="Times New Roman" w:cs="Times New Roman"/>
          <w:i/>
          <w:iCs/>
          <w:sz w:val="24"/>
          <w:szCs w:val="24"/>
        </w:rPr>
        <w:fldChar w:fldCharType="separate"/>
      </w:r>
      <w:r>
        <w:rPr>
          <w:rFonts w:ascii="Times New Roman" w:hAnsi="Times New Roman" w:cs="Times New Roman"/>
          <w:i/>
          <w:iCs/>
          <w:sz w:val="24"/>
          <w:szCs w:val="24"/>
        </w:rPr>
        <w:t>3</w:t>
      </w:r>
      <w:r>
        <w:rPr>
          <w:rFonts w:ascii="Times New Roman" w:hAnsi="Times New Roman" w:cs="Times New Roman"/>
          <w:i/>
          <w:iCs/>
          <w:sz w:val="24"/>
          <w:szCs w:val="24"/>
        </w:rPr>
        <w:fldChar w:fldCharType="end"/>
      </w:r>
      <w:r>
        <w:rPr>
          <w:rFonts w:ascii="Times New Roman" w:eastAsiaTheme="minorEastAsia" w:hAnsi="Times New Roman" w:cs="Times New Roman"/>
          <w:sz w:val="24"/>
          <w:szCs w:val="24"/>
        </w:rPr>
        <w:t>: Perceived Tension and Pressure Metrics Under Spatial Restriction</w:t>
      </w:r>
      <w:bookmarkEnd w:id="65"/>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9"/>
        <w:gridCol w:w="1701"/>
        <w:gridCol w:w="2130"/>
      </w:tblGrid>
      <w:tr w:rsidR="00D4352C" w14:paraId="249E4D8D" w14:textId="77777777">
        <w:trPr>
          <w:jc w:val="center"/>
        </w:trPr>
        <w:tc>
          <w:tcPr>
            <w:tcW w:w="5529" w:type="dxa"/>
            <w:tcBorders>
              <w:top w:val="single" w:sz="4" w:space="0" w:color="auto"/>
              <w:bottom w:val="single" w:sz="4" w:space="0" w:color="auto"/>
            </w:tcBorders>
          </w:tcPr>
          <w:p w14:paraId="33C56054" w14:textId="77777777" w:rsidR="00D4352C" w:rsidRDefault="00000000">
            <w:pPr>
              <w:spacing w:line="268" w:lineRule="auto"/>
              <w:ind w:left="-5" w:right="335"/>
              <w:rPr>
                <w:rFonts w:ascii="Times New Roman" w:eastAsiaTheme="minorEastAsia" w:hAnsi="Times New Roman" w:cs="Times New Roman"/>
                <w:b/>
                <w:bCs/>
              </w:rPr>
            </w:pPr>
            <w:r>
              <w:rPr>
                <w:rFonts w:ascii="Times New Roman" w:eastAsiaTheme="minorEastAsia" w:hAnsi="Times New Roman" w:cs="Times New Roman"/>
                <w:b/>
                <w:bCs/>
              </w:rPr>
              <w:t>Survey Item (Questionnaire 3)</w:t>
            </w:r>
          </w:p>
        </w:tc>
        <w:tc>
          <w:tcPr>
            <w:tcW w:w="1701" w:type="dxa"/>
            <w:tcBorders>
              <w:top w:val="single" w:sz="4" w:space="0" w:color="auto"/>
              <w:bottom w:val="single" w:sz="4" w:space="0" w:color="auto"/>
            </w:tcBorders>
          </w:tcPr>
          <w:p w14:paraId="360D427E" w14:textId="77777777" w:rsidR="00D4352C" w:rsidRDefault="00000000">
            <w:pPr>
              <w:spacing w:line="268" w:lineRule="auto"/>
              <w:ind w:left="-5" w:right="335"/>
              <w:rPr>
                <w:rFonts w:ascii="Times New Roman" w:eastAsiaTheme="minorEastAsia" w:hAnsi="Times New Roman" w:cs="Times New Roman"/>
                <w:b/>
                <w:bCs/>
              </w:rPr>
            </w:pPr>
            <w:r>
              <w:rPr>
                <w:rFonts w:ascii="Times New Roman" w:eastAsiaTheme="minorEastAsia" w:hAnsi="Times New Roman" w:cs="Times New Roman"/>
                <w:b/>
                <w:bCs/>
              </w:rPr>
              <w:t>Mean (M)</w:t>
            </w:r>
          </w:p>
        </w:tc>
        <w:tc>
          <w:tcPr>
            <w:tcW w:w="2130" w:type="dxa"/>
            <w:tcBorders>
              <w:top w:val="single" w:sz="4" w:space="0" w:color="auto"/>
              <w:bottom w:val="single" w:sz="4" w:space="0" w:color="auto"/>
            </w:tcBorders>
          </w:tcPr>
          <w:p w14:paraId="35BCBCA8" w14:textId="77777777" w:rsidR="00D4352C" w:rsidRDefault="00000000">
            <w:pPr>
              <w:spacing w:line="268" w:lineRule="auto"/>
              <w:ind w:left="-5" w:right="335"/>
              <w:rPr>
                <w:rFonts w:ascii="Times New Roman" w:eastAsiaTheme="minorEastAsia" w:hAnsi="Times New Roman" w:cs="Times New Roman"/>
                <w:b/>
                <w:bCs/>
              </w:rPr>
            </w:pPr>
            <w:r>
              <w:rPr>
                <w:rFonts w:ascii="Times New Roman" w:eastAsiaTheme="minorEastAsia" w:hAnsi="Times New Roman" w:cs="Times New Roman"/>
                <w:b/>
                <w:bCs/>
              </w:rPr>
              <w:t>Standard Deviation (SD)</w:t>
            </w:r>
          </w:p>
        </w:tc>
      </w:tr>
      <w:tr w:rsidR="00D4352C" w14:paraId="15B1F490" w14:textId="77777777">
        <w:trPr>
          <w:jc w:val="center"/>
        </w:trPr>
        <w:tc>
          <w:tcPr>
            <w:tcW w:w="5529" w:type="dxa"/>
            <w:tcBorders>
              <w:top w:val="single" w:sz="4" w:space="0" w:color="auto"/>
            </w:tcBorders>
          </w:tcPr>
          <w:p w14:paraId="6811EFDD" w14:textId="77777777" w:rsidR="00D4352C" w:rsidRDefault="00000000">
            <w:pPr>
              <w:spacing w:line="268" w:lineRule="auto"/>
              <w:ind w:left="-5" w:right="335"/>
              <w:rPr>
                <w:rFonts w:ascii="Times New Roman" w:eastAsiaTheme="minorEastAsia" w:hAnsi="Times New Roman" w:cs="Times New Roman"/>
              </w:rPr>
            </w:pPr>
            <w:r>
              <w:rPr>
                <w:rFonts w:ascii="Times New Roman" w:eastAsiaTheme="minorEastAsia" w:hAnsi="Times New Roman" w:cs="Times New Roman"/>
              </w:rPr>
              <w:t>Pressure caused by moving the camera to locate the pet</w:t>
            </w:r>
          </w:p>
        </w:tc>
        <w:tc>
          <w:tcPr>
            <w:tcW w:w="1701" w:type="dxa"/>
            <w:tcBorders>
              <w:top w:val="single" w:sz="4" w:space="0" w:color="auto"/>
            </w:tcBorders>
          </w:tcPr>
          <w:p w14:paraId="132BE2BB" w14:textId="77777777" w:rsidR="00D4352C" w:rsidRDefault="00000000">
            <w:pPr>
              <w:spacing w:line="268" w:lineRule="auto"/>
              <w:ind w:left="-5" w:right="335"/>
              <w:rPr>
                <w:rFonts w:ascii="Times New Roman" w:eastAsiaTheme="minorEastAsia" w:hAnsi="Times New Roman" w:cs="Times New Roman"/>
              </w:rPr>
            </w:pPr>
            <w:r>
              <w:rPr>
                <w:rFonts w:ascii="Times New Roman" w:eastAsiaTheme="minorEastAsia" w:hAnsi="Times New Roman" w:cs="Times New Roman"/>
              </w:rPr>
              <w:t>5.8</w:t>
            </w:r>
          </w:p>
        </w:tc>
        <w:tc>
          <w:tcPr>
            <w:tcW w:w="2130" w:type="dxa"/>
            <w:tcBorders>
              <w:top w:val="single" w:sz="4" w:space="0" w:color="auto"/>
            </w:tcBorders>
          </w:tcPr>
          <w:p w14:paraId="15A5D390" w14:textId="77777777" w:rsidR="00D4352C" w:rsidRDefault="00000000">
            <w:pPr>
              <w:spacing w:line="268" w:lineRule="auto"/>
              <w:ind w:left="-5" w:right="335"/>
              <w:rPr>
                <w:rFonts w:ascii="Times New Roman" w:eastAsiaTheme="minorEastAsia" w:hAnsi="Times New Roman" w:cs="Times New Roman"/>
              </w:rPr>
            </w:pPr>
            <w:r>
              <w:rPr>
                <w:rFonts w:ascii="Times New Roman" w:eastAsiaTheme="minorEastAsia" w:hAnsi="Times New Roman" w:cs="Times New Roman"/>
              </w:rPr>
              <w:t>0.92</w:t>
            </w:r>
          </w:p>
        </w:tc>
      </w:tr>
      <w:tr w:rsidR="00D4352C" w14:paraId="1A4C4F08" w14:textId="77777777">
        <w:trPr>
          <w:jc w:val="center"/>
        </w:trPr>
        <w:tc>
          <w:tcPr>
            <w:tcW w:w="5529" w:type="dxa"/>
          </w:tcPr>
          <w:p w14:paraId="66FFE318" w14:textId="77777777" w:rsidR="00D4352C" w:rsidRDefault="00000000">
            <w:pPr>
              <w:spacing w:line="268" w:lineRule="auto"/>
              <w:ind w:left="-5" w:right="335"/>
              <w:rPr>
                <w:rFonts w:ascii="Times New Roman" w:eastAsiaTheme="minorEastAsia" w:hAnsi="Times New Roman" w:cs="Times New Roman"/>
              </w:rPr>
            </w:pPr>
            <w:r>
              <w:rPr>
                <w:rFonts w:ascii="Times New Roman" w:eastAsiaTheme="minorEastAsia" w:hAnsi="Times New Roman" w:cs="Times New Roman"/>
              </w:rPr>
              <w:t>Uncertainty regarding pet behavior outside the visible area</w:t>
            </w:r>
          </w:p>
        </w:tc>
        <w:tc>
          <w:tcPr>
            <w:tcW w:w="1701" w:type="dxa"/>
          </w:tcPr>
          <w:p w14:paraId="01B80510" w14:textId="77777777" w:rsidR="00D4352C" w:rsidRDefault="00000000">
            <w:pPr>
              <w:spacing w:line="268" w:lineRule="auto"/>
              <w:ind w:left="-5" w:right="335"/>
              <w:rPr>
                <w:rFonts w:ascii="Times New Roman" w:eastAsiaTheme="minorEastAsia" w:hAnsi="Times New Roman" w:cs="Times New Roman"/>
              </w:rPr>
            </w:pPr>
            <w:r>
              <w:rPr>
                <w:rFonts w:ascii="Times New Roman" w:eastAsiaTheme="minorEastAsia" w:hAnsi="Times New Roman" w:cs="Times New Roman"/>
              </w:rPr>
              <w:t>6.4</w:t>
            </w:r>
          </w:p>
        </w:tc>
        <w:tc>
          <w:tcPr>
            <w:tcW w:w="2130" w:type="dxa"/>
          </w:tcPr>
          <w:p w14:paraId="0BA6D529" w14:textId="77777777" w:rsidR="00D4352C" w:rsidRDefault="00000000">
            <w:pPr>
              <w:spacing w:line="268" w:lineRule="auto"/>
              <w:ind w:left="-5" w:right="335"/>
              <w:rPr>
                <w:rFonts w:ascii="Times New Roman" w:eastAsiaTheme="minorEastAsia" w:hAnsi="Times New Roman" w:cs="Times New Roman"/>
              </w:rPr>
            </w:pPr>
            <w:r>
              <w:rPr>
                <w:rFonts w:ascii="Times New Roman" w:eastAsiaTheme="minorEastAsia" w:hAnsi="Times New Roman" w:cs="Times New Roman"/>
              </w:rPr>
              <w:t>0.70</w:t>
            </w:r>
          </w:p>
        </w:tc>
      </w:tr>
      <w:tr w:rsidR="00D4352C" w14:paraId="347C615E" w14:textId="77777777">
        <w:trPr>
          <w:jc w:val="center"/>
        </w:trPr>
        <w:tc>
          <w:tcPr>
            <w:tcW w:w="5529" w:type="dxa"/>
          </w:tcPr>
          <w:p w14:paraId="7C8094CC" w14:textId="77777777" w:rsidR="00D4352C" w:rsidRDefault="00000000">
            <w:pPr>
              <w:spacing w:line="268" w:lineRule="auto"/>
              <w:ind w:left="-5" w:right="335"/>
              <w:rPr>
                <w:rFonts w:ascii="Times New Roman" w:eastAsiaTheme="minorEastAsia" w:hAnsi="Times New Roman" w:cs="Times New Roman"/>
              </w:rPr>
            </w:pPr>
            <w:r>
              <w:rPr>
                <w:rFonts w:ascii="Times New Roman" w:eastAsiaTheme="minorEastAsia" w:hAnsi="Times New Roman" w:cs="Times New Roman"/>
              </w:rPr>
              <w:t>Fear of missing important events while searching</w:t>
            </w:r>
          </w:p>
        </w:tc>
        <w:tc>
          <w:tcPr>
            <w:tcW w:w="1701" w:type="dxa"/>
          </w:tcPr>
          <w:p w14:paraId="6BD9622F" w14:textId="77777777" w:rsidR="00D4352C" w:rsidRDefault="00000000">
            <w:pPr>
              <w:spacing w:line="268" w:lineRule="auto"/>
              <w:ind w:left="-5" w:right="335"/>
              <w:rPr>
                <w:rFonts w:ascii="Times New Roman" w:eastAsiaTheme="minorEastAsia" w:hAnsi="Times New Roman" w:cs="Times New Roman"/>
              </w:rPr>
            </w:pPr>
            <w:r>
              <w:rPr>
                <w:rFonts w:ascii="Times New Roman" w:eastAsiaTheme="minorEastAsia" w:hAnsi="Times New Roman" w:cs="Times New Roman"/>
              </w:rPr>
              <w:t>6.1</w:t>
            </w:r>
          </w:p>
        </w:tc>
        <w:tc>
          <w:tcPr>
            <w:tcW w:w="2130" w:type="dxa"/>
          </w:tcPr>
          <w:p w14:paraId="0D98A847" w14:textId="77777777" w:rsidR="00D4352C" w:rsidRDefault="00000000">
            <w:pPr>
              <w:spacing w:line="268" w:lineRule="auto"/>
              <w:ind w:left="-5" w:right="335"/>
              <w:rPr>
                <w:rFonts w:ascii="Times New Roman" w:eastAsiaTheme="minorEastAsia" w:hAnsi="Times New Roman" w:cs="Times New Roman"/>
              </w:rPr>
            </w:pPr>
            <w:r>
              <w:rPr>
                <w:rFonts w:ascii="Times New Roman" w:eastAsiaTheme="minorEastAsia" w:hAnsi="Times New Roman" w:cs="Times New Roman"/>
              </w:rPr>
              <w:t>1.05</w:t>
            </w:r>
          </w:p>
        </w:tc>
      </w:tr>
      <w:tr w:rsidR="00D4352C" w14:paraId="40EA675D" w14:textId="77777777">
        <w:trPr>
          <w:jc w:val="center"/>
        </w:trPr>
        <w:tc>
          <w:tcPr>
            <w:tcW w:w="5529" w:type="dxa"/>
          </w:tcPr>
          <w:p w14:paraId="22B0281F" w14:textId="77777777" w:rsidR="00D4352C" w:rsidRDefault="00000000">
            <w:pPr>
              <w:spacing w:line="268" w:lineRule="auto"/>
              <w:ind w:left="-5" w:right="335"/>
              <w:rPr>
                <w:rFonts w:ascii="Times New Roman" w:eastAsiaTheme="minorEastAsia" w:hAnsi="Times New Roman" w:cs="Times New Roman"/>
              </w:rPr>
            </w:pPr>
            <w:r>
              <w:rPr>
                <w:rFonts w:ascii="Times New Roman" w:eastAsiaTheme="minorEastAsia" w:hAnsi="Times New Roman" w:cs="Times New Roman"/>
              </w:rPr>
              <w:t>Overall increase in tension caused by limited visibility</w:t>
            </w:r>
          </w:p>
        </w:tc>
        <w:tc>
          <w:tcPr>
            <w:tcW w:w="1701" w:type="dxa"/>
          </w:tcPr>
          <w:p w14:paraId="5AFFDFFD" w14:textId="77777777" w:rsidR="00D4352C" w:rsidRDefault="00000000">
            <w:pPr>
              <w:spacing w:line="268" w:lineRule="auto"/>
              <w:ind w:left="-5" w:right="335"/>
              <w:rPr>
                <w:rFonts w:ascii="Times New Roman" w:eastAsiaTheme="minorEastAsia" w:hAnsi="Times New Roman" w:cs="Times New Roman"/>
              </w:rPr>
            </w:pPr>
            <w:r>
              <w:rPr>
                <w:rFonts w:ascii="Times New Roman" w:eastAsiaTheme="minorEastAsia" w:hAnsi="Times New Roman" w:cs="Times New Roman"/>
              </w:rPr>
              <w:t>6.5</w:t>
            </w:r>
          </w:p>
        </w:tc>
        <w:tc>
          <w:tcPr>
            <w:tcW w:w="2130" w:type="dxa"/>
          </w:tcPr>
          <w:p w14:paraId="2540C5A1" w14:textId="77777777" w:rsidR="00D4352C" w:rsidRDefault="00000000">
            <w:pPr>
              <w:spacing w:line="268" w:lineRule="auto"/>
              <w:ind w:left="-5" w:right="335"/>
              <w:rPr>
                <w:rFonts w:ascii="Times New Roman" w:eastAsiaTheme="minorEastAsia" w:hAnsi="Times New Roman" w:cs="Times New Roman"/>
              </w:rPr>
            </w:pPr>
            <w:r>
              <w:rPr>
                <w:rFonts w:ascii="Times New Roman" w:eastAsiaTheme="minorEastAsia" w:hAnsi="Times New Roman" w:cs="Times New Roman"/>
              </w:rPr>
              <w:t>0.53</w:t>
            </w:r>
          </w:p>
        </w:tc>
      </w:tr>
    </w:tbl>
    <w:p w14:paraId="7B8C2543" w14:textId="77777777" w:rsidR="00D4352C" w:rsidRDefault="00000000">
      <w:pPr>
        <w:spacing w:line="480" w:lineRule="auto"/>
        <w:ind w:left="-5" w:right="335" w:firstLine="566"/>
        <w:rPr>
          <w:rFonts w:ascii="Times New Roman" w:eastAsiaTheme="minorEastAsia" w:hAnsi="Times New Roman" w:cs="Times New Roman"/>
        </w:rPr>
      </w:pPr>
      <w:r>
        <w:rPr>
          <w:rFonts w:ascii="Times New Roman" w:eastAsiaTheme="minorEastAsia" w:hAnsi="Times New Roman" w:cs="Times New Roman"/>
        </w:rPr>
        <w:t>Among the spatial restriction items, uncertainty about off-screen pet behavior produced the highest mean score (M = 6.4). This result suggests that the strongest source of pressure was not camera movement itself, but the absence of reliable information about unobserved space.</w:t>
      </w:r>
    </w:p>
    <w:p w14:paraId="4A7E6A4F" w14:textId="77777777" w:rsidR="00D4352C" w:rsidRDefault="00000000">
      <w:pPr>
        <w:spacing w:line="480" w:lineRule="auto"/>
        <w:ind w:left="-5" w:right="335" w:firstLine="566"/>
        <w:rPr>
          <w:rFonts w:ascii="Times New Roman" w:eastAsiaTheme="minorEastAsia" w:hAnsi="Times New Roman" w:cs="Times New Roman"/>
        </w:rPr>
      </w:pPr>
      <w:r>
        <w:rPr>
          <w:rFonts w:ascii="Times New Roman" w:eastAsiaTheme="minorEastAsia" w:hAnsi="Times New Roman" w:cs="Times New Roman"/>
        </w:rPr>
        <w:t>Accordingly, the surveillance mechanism no longer functioned as a simple viewing tool. It became an active search process in which players repeatedly attempted to restore missing information. Limited visual access therefore operated as a direct design mechanism for producing psychological tension and sustained attentional demand.</w:t>
      </w:r>
    </w:p>
    <w:p w14:paraId="6EC132FC" w14:textId="77777777" w:rsidR="00D4352C" w:rsidRDefault="00000000">
      <w:pPr>
        <w:pStyle w:val="Heading2"/>
      </w:pPr>
      <w:bookmarkStart w:id="66" w:name="_Toc230351216"/>
      <w:r>
        <w:t>Phase 3: Results of the Final Integrated Constraint Test</w:t>
      </w:r>
      <w:bookmarkEnd w:id="66"/>
    </w:p>
    <w:p w14:paraId="04CDE908" w14:textId="77777777" w:rsidR="00D4352C" w:rsidRDefault="00000000">
      <w:pPr>
        <w:spacing w:line="480" w:lineRule="auto"/>
        <w:ind w:left="0" w:right="335" w:firstLineChars="236" w:firstLine="566"/>
        <w:rPr>
          <w:rFonts w:ascii="Times New Roman" w:eastAsiaTheme="minorEastAsia" w:hAnsi="Times New Roman" w:cs="Times New Roman"/>
        </w:rPr>
      </w:pPr>
      <w:r>
        <w:rPr>
          <w:rFonts w:ascii="Times New Roman" w:eastAsiaTheme="minorEastAsia" w:hAnsi="Times New Roman" w:cs="Times New Roman"/>
        </w:rPr>
        <w:t>The Phase 3 findings show that combining temporal and spatial surveillance restrictions intensified psychological tension, cognitive demand, and strategic pressure across the gameplay experience. More importantly, the integrated condition changed how players approached the system: they could no longer depend on continuous observation or immediate correction, and instead had to manage incomplete information over time.</w:t>
      </w:r>
    </w:p>
    <w:p w14:paraId="6A719891" w14:textId="77777777" w:rsidR="00D4352C" w:rsidRDefault="00000000">
      <w:pPr>
        <w:spacing w:line="480" w:lineRule="auto"/>
        <w:ind w:left="0" w:right="335" w:firstLineChars="236" w:firstLine="566"/>
        <w:rPr>
          <w:rFonts w:ascii="Times New Roman" w:eastAsiaTheme="minorEastAsia" w:hAnsi="Times New Roman" w:cs="Times New Roman"/>
        </w:rPr>
      </w:pPr>
      <w:r>
        <w:rPr>
          <w:rFonts w:ascii="Times New Roman" w:eastAsiaTheme="minorEastAsia" w:hAnsi="Times New Roman" w:cs="Times New Roman"/>
        </w:rPr>
        <w:lastRenderedPageBreak/>
        <w:t>Participant background data showed that 75% of the sample had prior experience with simulation or management games. However, participants varied in gaming frequency, only 17.5% identified fast-reaction gameplay as their preferred genre, whereas 30% preferred planning- or strategy-oriented experiences. This profile suggests that the prototype primarily engaged players who were more receptive to decision-making, management, and anticipation than to reflex-based interaction.</w:t>
      </w:r>
    </w:p>
    <w:p w14:paraId="22F6E984" w14:textId="77777777" w:rsidR="00D4352C" w:rsidRDefault="00000000">
      <w:pPr>
        <w:spacing w:line="480" w:lineRule="auto"/>
        <w:ind w:left="0" w:right="335" w:firstLineChars="236" w:firstLine="566"/>
        <w:rPr>
          <w:rFonts w:ascii="Times New Roman" w:eastAsiaTheme="minorEastAsia" w:hAnsi="Times New Roman" w:cs="Times New Roman"/>
        </w:rPr>
      </w:pPr>
      <w:r>
        <w:rPr>
          <w:rFonts w:ascii="Times New Roman" w:eastAsiaTheme="minorEastAsia" w:hAnsi="Times New Roman" w:cs="Times New Roman"/>
        </w:rPr>
        <w:t>Participants consistently described the integrated constraint condition as more stressful than a conventional pet simulation experience. Overall, 62.5% reported that the combined restrictions generated noticeably greater pressure than they would expect from a typical game in the genre. Participants also reported moderate difficulty responding to serious situations in time (M = 3.77/7). These results indicate that restricting surveillance access weakened players’ ability to rely on immediate reaction, even though the prototype did not require mechanically demanding input.</w:t>
      </w:r>
    </w:p>
    <w:p w14:paraId="75692393" w14:textId="77777777" w:rsidR="00D4352C" w:rsidRDefault="00000000">
      <w:pPr>
        <w:spacing w:line="480" w:lineRule="auto"/>
        <w:ind w:left="0" w:right="335" w:firstLineChars="236" w:firstLine="566"/>
        <w:rPr>
          <w:rFonts w:ascii="Times New Roman" w:eastAsiaTheme="minorEastAsia" w:hAnsi="Times New Roman" w:cs="Times New Roman"/>
        </w:rPr>
      </w:pPr>
      <w:r>
        <w:rPr>
          <w:rFonts w:ascii="Times New Roman" w:eastAsiaTheme="minorEastAsia" w:hAnsi="Times New Roman" w:cs="Times New Roman"/>
        </w:rPr>
        <w:t>The questionnaire responses also revealed clear evidence of anticipatory monitoring. Approximately 55% of participants reported that they “Often” or “Always” checked pet status values before important events occurred, and 57.5% stated that they returned to the monitoring interface more frequently during high-risk moments. Together, these patterns suggest that players began to treat monitoring access as a scarce resource and directed attention toward moments they perceived as strategically important.</w:t>
      </w:r>
    </w:p>
    <w:p w14:paraId="5D86A833" w14:textId="77777777" w:rsidR="00D4352C" w:rsidRDefault="00000000">
      <w:pPr>
        <w:spacing w:line="480" w:lineRule="auto"/>
        <w:ind w:left="0" w:right="335" w:firstLineChars="236" w:firstLine="566"/>
        <w:rPr>
          <w:rFonts w:ascii="Times New Roman" w:eastAsiaTheme="minorEastAsia" w:hAnsi="Times New Roman" w:cs="Times New Roman"/>
        </w:rPr>
      </w:pPr>
      <w:r>
        <w:rPr>
          <w:rFonts w:ascii="Times New Roman" w:eastAsiaTheme="minorEastAsia" w:hAnsi="Times New Roman" w:cs="Times New Roman"/>
        </w:rPr>
        <w:t>At the same time, the combined restriction system produced a notable sense of cognitive overload. The item measuring helplessness when players could neither monitor nor intervene yielded an average score of M = 3.65/5, with 59.4% of participants selecting upper-</w:t>
      </w:r>
      <w:r>
        <w:rPr>
          <w:rFonts w:ascii="Times New Roman" w:eastAsiaTheme="minorEastAsia" w:hAnsi="Times New Roman" w:cs="Times New Roman"/>
        </w:rPr>
        <w:lastRenderedPageBreak/>
        <w:t>range scores (4–5). This pattern indicates that layered surveillance constraints generated sustained uncertainty and informational pressure, rather than merely adding superficial difficulty.</w:t>
      </w:r>
    </w:p>
    <w:p w14:paraId="11EF98A7" w14:textId="77777777" w:rsidR="00D4352C" w:rsidRDefault="00000000">
      <w:pPr>
        <w:spacing w:line="480" w:lineRule="auto"/>
        <w:ind w:left="0" w:right="335" w:firstLineChars="236" w:firstLine="566"/>
        <w:rPr>
          <w:rFonts w:ascii="Times New Roman" w:eastAsiaTheme="minorEastAsia" w:hAnsi="Times New Roman" w:cs="Times New Roman"/>
        </w:rPr>
      </w:pPr>
      <w:r>
        <w:rPr>
          <w:rFonts w:ascii="Times New Roman" w:eastAsiaTheme="minorEastAsia" w:hAnsi="Times New Roman" w:cs="Times New Roman"/>
        </w:rPr>
        <w:t>Participants also showed signs of proactive preparation before entering work mode. The statement measuring advance planning before work interruptions produced a mean score of M = 4.58/7, indicating that many participants attempted to stabilize the pet’s state before voluntarily losing access to surveillance tools. However, despite these planning efforts, 65% reported that they “Sometimes” or “Often” missed moments requiring intervention. This finding shows that the integrated constraint system was strong enough to challenge player control even when players attempted to anticipate risk.</w:t>
      </w:r>
    </w:p>
    <w:p w14:paraId="2FBFF644" w14:textId="77777777" w:rsidR="00D4352C" w:rsidRDefault="00000000">
      <w:pPr>
        <w:spacing w:line="480" w:lineRule="auto"/>
        <w:ind w:left="0" w:right="335" w:firstLineChars="236" w:firstLine="566"/>
        <w:rPr>
          <w:rFonts w:ascii="Times New Roman" w:eastAsiaTheme="minorEastAsia" w:hAnsi="Times New Roman" w:cs="Times New Roman"/>
        </w:rPr>
      </w:pPr>
      <w:r>
        <w:rPr>
          <w:rFonts w:ascii="Times New Roman" w:eastAsiaTheme="minorEastAsia" w:hAnsi="Times New Roman" w:cs="Times New Roman"/>
        </w:rPr>
        <w:t>Finally, 62.5% of participants agreed that work interruption reminders and work duration selection directly influenced their gameplay decisions. Overall, the results support the central premise of this study: intentional mechanical constraints can generate psychological tension while also reshaping attention allocation, information prioritization, and strategic decision-making under uncertainty.</w:t>
      </w:r>
    </w:p>
    <w:p w14:paraId="72575FFF" w14:textId="77777777" w:rsidR="00D4352C" w:rsidRDefault="00000000">
      <w:pPr>
        <w:pStyle w:val="Heading1"/>
      </w:pPr>
      <w:bookmarkStart w:id="67" w:name="_Toc230351217"/>
      <w:r>
        <w:t>Conclusion</w:t>
      </w:r>
      <w:bookmarkEnd w:id="67"/>
    </w:p>
    <w:p w14:paraId="1D0ABCEA" w14:textId="77777777" w:rsidR="00D4352C" w:rsidRDefault="00000000">
      <w:pPr>
        <w:spacing w:after="206" w:line="480" w:lineRule="auto"/>
        <w:ind w:left="0" w:right="335" w:firstLineChars="236" w:firstLine="566"/>
        <w:rPr>
          <w:rFonts w:ascii="Times New Roman" w:eastAsiaTheme="minorEastAsia" w:hAnsi="Times New Roman" w:cs="Times New Roman"/>
        </w:rPr>
      </w:pPr>
      <w:r>
        <w:rPr>
          <w:rFonts w:ascii="Times New Roman" w:eastAsiaTheme="minorEastAsia" w:hAnsi="Times New Roman" w:cs="Times New Roman"/>
        </w:rPr>
        <w:t xml:space="preserve">Intentional surveillance constraint can generate meaningful tension in pet simulation games, but that tension does not arise from restriction alone. It emerges when restrictions change how players access information, assess risk, and exercise control. When players cannot continuously monitor the pet, cannot view the full environment, or cannot intervene immediately, they are pushed to make decisions under uncertainty. As a result, the experience </w:t>
      </w:r>
      <w:r>
        <w:rPr>
          <w:rFonts w:ascii="Times New Roman" w:eastAsiaTheme="minorEastAsia" w:hAnsi="Times New Roman" w:cs="Times New Roman"/>
        </w:rPr>
        <w:lastRenderedPageBreak/>
        <w:t>shifts from passive observation and routine care toward prediction, prioritization, and risk assessment.</w:t>
      </w:r>
    </w:p>
    <w:p w14:paraId="3FFE197A" w14:textId="77777777" w:rsidR="00D4352C" w:rsidRDefault="00000000">
      <w:pPr>
        <w:spacing w:after="206" w:line="480" w:lineRule="auto"/>
        <w:ind w:left="0" w:right="335" w:firstLineChars="236" w:firstLine="566"/>
        <w:rPr>
          <w:rFonts w:ascii="Times New Roman" w:eastAsiaTheme="minorEastAsia" w:hAnsi="Times New Roman" w:cs="Times New Roman"/>
        </w:rPr>
      </w:pPr>
      <w:r>
        <w:rPr>
          <w:rFonts w:ascii="Times New Roman" w:eastAsiaTheme="minorEastAsia" w:hAnsi="Times New Roman" w:cs="Times New Roman"/>
        </w:rPr>
        <w:t>The three validation phases clarified the distinct design role of each constraint. The self-selected temporal restriction transformed work duration into a risk-management choice because longer periods away from surveillance increased the likelihood of destructive pet behavior. The spatial restriction introduced informational uncertainty by preventing players from seeing the entire room at once, turning monitoring into an active process of searching, interpreting, and allocating attention. When temporal and spatial restrictions were combined, players showed stronger evidence of predictive monitoring and strategic planning, while also reporting greater cognitive pressure and more missed opportunities for intervention.</w:t>
      </w:r>
    </w:p>
    <w:p w14:paraId="12242734" w14:textId="77777777" w:rsidR="00D4352C" w:rsidRDefault="00000000">
      <w:pPr>
        <w:spacing w:after="206" w:line="480" w:lineRule="auto"/>
        <w:ind w:left="0" w:right="335" w:firstLineChars="236" w:firstLine="566"/>
        <w:rPr>
          <w:rFonts w:ascii="Times New Roman" w:eastAsiaTheme="minorEastAsia" w:hAnsi="Times New Roman" w:cs="Times New Roman"/>
        </w:rPr>
      </w:pPr>
      <w:r>
        <w:rPr>
          <w:rFonts w:ascii="Times New Roman" w:eastAsiaTheme="minorEastAsia" w:hAnsi="Times New Roman" w:cs="Times New Roman"/>
        </w:rPr>
        <w:t>Taken together, these findings suggest that intentional mechanical constraints can add strategic depth to pet simulation gameplay without depending on punishment, failure states, or moral consequences. The project demonstrates that a care-based game can preserve emotional attachment while also asking players to evaluate system states, anticipate possible outcomes, and decide when intervention is necessary or when inaction is strategically acceptable.</w:t>
      </w:r>
    </w:p>
    <w:p w14:paraId="1000AD1E" w14:textId="77777777" w:rsidR="00D4352C" w:rsidRDefault="00000000">
      <w:pPr>
        <w:spacing w:after="206" w:line="480" w:lineRule="auto"/>
        <w:ind w:left="0" w:right="335" w:firstLineChars="236" w:firstLine="566"/>
        <w:rPr>
          <w:rFonts w:ascii="Times New Roman" w:eastAsiaTheme="minorEastAsia" w:hAnsi="Times New Roman" w:cs="Times New Roman"/>
        </w:rPr>
      </w:pPr>
      <w:r>
        <w:rPr>
          <w:rFonts w:ascii="Times New Roman" w:eastAsiaTheme="minorEastAsia" w:hAnsi="Times New Roman" w:cs="Times New Roman"/>
        </w:rPr>
        <w:t xml:space="preserve">At the same time, the study shows that constraint-based design depends heavily on system clarity. Constraints are most effective when players can understand the relationships among pet states, work restrictions, surveillance access, and destructive behaviors. If these relationships remain unclear, psychological tension can become confusion rather than a deliberate strategy. Effective constraint design therefore requires not only reduced access to </w:t>
      </w:r>
      <w:r>
        <w:rPr>
          <w:rFonts w:ascii="Times New Roman" w:eastAsiaTheme="minorEastAsia" w:hAnsi="Times New Roman" w:cs="Times New Roman"/>
        </w:rPr>
        <w:lastRenderedPageBreak/>
        <w:t>information or control, but also readable feedback, clear state relationships, and consequences that players can interpret.</w:t>
      </w:r>
    </w:p>
    <w:p w14:paraId="04FE065C" w14:textId="77777777" w:rsidR="00D4352C" w:rsidRDefault="00000000">
      <w:pPr>
        <w:spacing w:after="206" w:line="480" w:lineRule="auto"/>
        <w:ind w:left="0" w:right="335" w:firstLineChars="236" w:firstLine="566"/>
        <w:rPr>
          <w:rFonts w:ascii="Times New Roman" w:eastAsiaTheme="minorEastAsia" w:hAnsi="Times New Roman" w:cs="Times New Roman"/>
        </w:rPr>
      </w:pPr>
      <w:r>
        <w:rPr>
          <w:rFonts w:ascii="Times New Roman" w:eastAsiaTheme="minorEastAsia" w:hAnsi="Times New Roman" w:cs="Times New Roman"/>
        </w:rPr>
        <w:t>Overall, this study argues that pet simulation games can move beyond purely relaxing interaction loops by using carefully designed restrictions to support uncertainty, anticipation, and strategic decision-making. Its contribution lies not only in showing that constraints influence player experience, but also in identifying the mechanisms through which they do so: by reshaping information access, intervention timing, and the player’s need to manage risk under uncertainty.</w:t>
      </w:r>
    </w:p>
    <w:p w14:paraId="20469C37" w14:textId="77777777" w:rsidR="00D4352C" w:rsidRDefault="00000000">
      <w:pPr>
        <w:pStyle w:val="Heading1"/>
      </w:pPr>
      <w:bookmarkStart w:id="68" w:name="_Toc230351218"/>
      <w:r>
        <w:t>Limitations and Future Directions</w:t>
      </w:r>
      <w:bookmarkEnd w:id="68"/>
    </w:p>
    <w:p w14:paraId="4FE3A493" w14:textId="77777777" w:rsidR="00D4352C" w:rsidRDefault="00000000">
      <w:pPr>
        <w:pStyle w:val="Heading2"/>
      </w:pPr>
      <w:bookmarkStart w:id="69" w:name="_Toc230351219"/>
      <w:r>
        <w:t>Limitations</w:t>
      </w:r>
      <w:bookmarkEnd w:id="69"/>
    </w:p>
    <w:p w14:paraId="6B2D76E3" w14:textId="77777777" w:rsidR="00D4352C" w:rsidRDefault="00000000">
      <w:pPr>
        <w:spacing w:after="237" w:line="480" w:lineRule="auto"/>
        <w:ind w:left="0" w:firstLineChars="236" w:firstLine="566"/>
        <w:rPr>
          <w:rFonts w:ascii="Times New Roman" w:eastAsiaTheme="minorEastAsia" w:hAnsi="Times New Roman" w:cs="Times New Roman"/>
        </w:rPr>
      </w:pPr>
      <w:r>
        <w:rPr>
          <w:rFonts w:ascii="Times New Roman" w:eastAsiaTheme="minorEastAsia" w:hAnsi="Times New Roman" w:cs="Times New Roman"/>
        </w:rPr>
        <w:t>Several limitations should be acknowledged in relation to both the prototype and the validation process. First, the project was developed as a playable game experience rather than as a tightly controlled experimental system. Multiple mechanics, including surveillance, work management, pet states, intervention systems, and economic progression, operated simultaneously during testing. Consequently, player behavior was shaped by the interaction of several overlapping systems rather than by a single isolated variable.</w:t>
      </w:r>
    </w:p>
    <w:p w14:paraId="4A36DA5A" w14:textId="77777777" w:rsidR="00D4352C" w:rsidRDefault="00000000">
      <w:pPr>
        <w:spacing w:after="237" w:line="480" w:lineRule="auto"/>
        <w:ind w:left="0" w:firstLineChars="236" w:firstLine="566"/>
        <w:rPr>
          <w:rFonts w:ascii="Times New Roman" w:eastAsiaTheme="minorEastAsia" w:hAnsi="Times New Roman" w:cs="Times New Roman"/>
        </w:rPr>
      </w:pPr>
      <w:r>
        <w:rPr>
          <w:rFonts w:ascii="Times New Roman" w:eastAsiaTheme="minorEastAsia" w:hAnsi="Times New Roman" w:cs="Times New Roman"/>
        </w:rPr>
        <w:t>A second limitation concerns the clarity and readability of the gameplay systems. Participant feedback indicated that some players needed considerable time to understand the relationships among pet states, work tasks, surveillance restrictions, and destructive behaviors. In many cases, players were not only learning how to identify the pet’s current condition, but also trying to infer how different systems affected one another, such as how work duration changed risk or which pet states were most closely associated with negative outcomes.</w:t>
      </w:r>
    </w:p>
    <w:p w14:paraId="35637A26" w14:textId="77777777" w:rsidR="00D4352C" w:rsidRDefault="00000000">
      <w:pPr>
        <w:spacing w:after="237" w:line="480" w:lineRule="auto"/>
        <w:ind w:left="0" w:firstLineChars="236" w:firstLine="566"/>
        <w:rPr>
          <w:rFonts w:ascii="Times New Roman" w:eastAsiaTheme="minorEastAsia" w:hAnsi="Times New Roman" w:cs="Times New Roman"/>
        </w:rPr>
      </w:pPr>
      <w:r>
        <w:rPr>
          <w:rFonts w:ascii="Times New Roman" w:eastAsiaTheme="minorEastAsia" w:hAnsi="Times New Roman" w:cs="Times New Roman"/>
        </w:rPr>
        <w:lastRenderedPageBreak/>
        <w:t>Because the testing sessions were relatively short, some participants had not fully understood the overall system logic before the session ended. This issue was compounded by limitations in onboarding, UI readability, and feedback communication, which produced noticeable variation in how players interpreted and responded to the restriction systems. While many participants gradually adapted and began to engage in predictive monitoring and advance planning, others became overwhelmed by time pressure, limited visibility, and incomplete information. Some players did not fully recognize the relationship between pet values and destructive behaviors, leading to confusion and more reactive patterns of play. Nevertheless, this uncertainty also contributed to the tension that the system was designed to produce.</w:t>
      </w:r>
    </w:p>
    <w:p w14:paraId="4451DA46" w14:textId="77777777" w:rsidR="00D4352C" w:rsidRDefault="00000000">
      <w:pPr>
        <w:spacing w:after="237" w:line="480" w:lineRule="auto"/>
        <w:ind w:left="0" w:firstLineChars="236" w:firstLine="566"/>
        <w:rPr>
          <w:rFonts w:ascii="Times New Roman" w:eastAsiaTheme="minorEastAsia" w:hAnsi="Times New Roman" w:cs="Times New Roman"/>
        </w:rPr>
      </w:pPr>
      <w:r>
        <w:rPr>
          <w:rFonts w:ascii="Times New Roman" w:eastAsiaTheme="minorEastAsia" w:hAnsi="Times New Roman" w:cs="Times New Roman"/>
        </w:rPr>
        <w:t>Finally, parts of the analysis relied on self-reported questionnaire data rather than fully automated gameplay telemetry. Although timestamp systems and event logs were implemented to support observation, measures related to anticipation, strategic intention, and cognitive pressure still depended partly on participant interpretation and subjective reporting.</w:t>
      </w:r>
    </w:p>
    <w:p w14:paraId="132F7A70" w14:textId="77777777" w:rsidR="00D4352C" w:rsidRDefault="00000000">
      <w:pPr>
        <w:pStyle w:val="Heading2"/>
      </w:pPr>
      <w:bookmarkStart w:id="70" w:name="_Toc230351220"/>
      <w:r>
        <w:t>Future Directions</w:t>
      </w:r>
      <w:bookmarkEnd w:id="70"/>
    </w:p>
    <w:p w14:paraId="1F78C759" w14:textId="77777777" w:rsidR="00D4352C" w:rsidRDefault="00000000">
      <w:pPr>
        <w:spacing w:after="237" w:line="480" w:lineRule="auto"/>
        <w:ind w:left="0" w:firstLineChars="236" w:firstLine="566"/>
        <w:rPr>
          <w:rFonts w:ascii="Times New Roman" w:eastAsiaTheme="minorEastAsia" w:hAnsi="Times New Roman" w:cs="Times New Roman"/>
        </w:rPr>
      </w:pPr>
      <w:r>
        <w:rPr>
          <w:rFonts w:ascii="Times New Roman" w:eastAsiaTheme="minorEastAsia" w:hAnsi="Times New Roman" w:cs="Times New Roman"/>
        </w:rPr>
        <w:t xml:space="preserve">Future research could examine how different forms of intentional restriction, including temporal limitation, spatial restriction, and other constrained interaction systems, produce different levels of emotional pressure, strategic demand, and cognitive workload across player groups. These forms of restriction may affect players in different ways: some may intensify stress through uncertainty and delayed response, whereas others may increase the need for monitoring, prediction, and attention allocation under limited information. A more systematic examination of these relationships could support clearer approaches to emotional pacing and tension balancing in game design. By identifying how restriction systems influence emotion, </w:t>
      </w:r>
      <w:r>
        <w:rPr>
          <w:rFonts w:ascii="Times New Roman" w:eastAsiaTheme="minorEastAsia" w:hAnsi="Times New Roman" w:cs="Times New Roman"/>
        </w:rPr>
        <w:lastRenderedPageBreak/>
        <w:t>strategy, attention, and psychological pressure, future research could help designers structure gameplay flow and emotional curves more deliberately.</w:t>
      </w:r>
    </w:p>
    <w:p w14:paraId="77845EB2" w14:textId="77777777" w:rsidR="00D4352C" w:rsidRDefault="00000000">
      <w:pPr>
        <w:spacing w:after="237" w:line="480" w:lineRule="auto"/>
        <w:ind w:left="0" w:firstLineChars="236" w:firstLine="566"/>
        <w:rPr>
          <w:rFonts w:ascii="Times New Roman" w:eastAsiaTheme="minorEastAsia" w:hAnsi="Times New Roman" w:cs="Times New Roman"/>
        </w:rPr>
      </w:pPr>
      <w:r>
        <w:rPr>
          <w:rFonts w:ascii="Times New Roman" w:eastAsiaTheme="minorEastAsia" w:hAnsi="Times New Roman" w:cs="Times New Roman"/>
        </w:rPr>
        <w:t>This research direction may also provide level designers and gameplay designers with more measurable reference points for balancing player tension under different gameplay conditions. For example, future studies could examine the degree of emotional pressure produced by specific forms of spatial restriction, visual limitation, or temporal interruption for different player types. Such findings could support the development of more controlled and intentional systems for emotional progression within games.</w:t>
      </w:r>
    </w:p>
    <w:p w14:paraId="2C31C9CD" w14:textId="77777777" w:rsidR="00D4352C" w:rsidRDefault="00000000">
      <w:pPr>
        <w:spacing w:after="237" w:line="480" w:lineRule="auto"/>
        <w:ind w:left="0" w:firstLineChars="236" w:firstLine="566"/>
        <w:rPr>
          <w:rFonts w:ascii="Times New Roman" w:eastAsiaTheme="minorEastAsia" w:hAnsi="Times New Roman" w:cs="Times New Roman"/>
        </w:rPr>
      </w:pPr>
      <w:r>
        <w:rPr>
          <w:rFonts w:ascii="Times New Roman" w:eastAsiaTheme="minorEastAsia" w:hAnsi="Times New Roman" w:cs="Times New Roman"/>
        </w:rPr>
        <w:t>Beyond game design, this line of research may also contribute to broader studies of emotional attachment and human–pet relationships in virtual environments. Future work could investigate how simulated caregiving systems shape player empathy, emotional responsibility, and attachment to virtual companions. In addition, the relationship among pet care systems, emotional stress, and player behavior may offer opportunities for interdisciplinary research connected to psychology, emotional well-being, and companion-animal studies in domestic contexts.</w:t>
      </w:r>
    </w:p>
    <w:p w14:paraId="0D17901F" w14:textId="77777777" w:rsidR="00D4352C" w:rsidRDefault="00000000">
      <w:pPr>
        <w:spacing w:after="237" w:line="480" w:lineRule="auto"/>
        <w:ind w:left="0" w:firstLineChars="236" w:firstLine="566"/>
        <w:rPr>
          <w:rFonts w:ascii="Times New Roman" w:eastAsiaTheme="minorEastAsia" w:hAnsi="Times New Roman" w:cs="Times New Roman"/>
        </w:rPr>
      </w:pPr>
      <w:r>
        <w:rPr>
          <w:rFonts w:ascii="Times New Roman" w:eastAsiaTheme="minorEastAsia" w:hAnsi="Times New Roman" w:cs="Times New Roman"/>
        </w:rPr>
        <w:t>Finally, future studies would benefit from larger participant samples, longer testing durations, and more detailed gameplay telemetry. These improvements would make it possible to better understand how players learn, interpret, and adapt to constrained interactive systems over time.</w:t>
      </w:r>
    </w:p>
    <w:p w14:paraId="5C00B626" w14:textId="77777777" w:rsidR="00D4352C" w:rsidRDefault="00000000">
      <w:pPr>
        <w:pStyle w:val="Heading2"/>
      </w:pPr>
      <w:bookmarkStart w:id="71" w:name="_Toc230351221"/>
      <w:bookmarkStart w:id="72" w:name="_Hlk229726588"/>
      <w:r>
        <w:t>Development Team:</w:t>
      </w:r>
      <w:bookmarkEnd w:id="71"/>
      <w:r>
        <w:t xml:space="preserve"> </w:t>
      </w:r>
    </w:p>
    <w:p w14:paraId="2258B52F" w14:textId="77777777" w:rsidR="00D4352C" w:rsidRDefault="00000000">
      <w:pPr>
        <w:spacing w:after="9" w:line="480" w:lineRule="auto"/>
        <w:ind w:left="-5" w:right="391" w:firstLine="519"/>
        <w:rPr>
          <w:rFonts w:ascii="Times New Roman" w:hAnsi="Times New Roman" w:cs="Times New Roman"/>
          <w:sz w:val="22"/>
          <w:szCs w:val="22"/>
        </w:rPr>
      </w:pPr>
      <w:r>
        <w:rPr>
          <w:rFonts w:ascii="Times New Roman" w:hAnsi="Times New Roman" w:cs="Times New Roman"/>
          <w:sz w:val="22"/>
          <w:szCs w:val="22"/>
        </w:rPr>
        <w:lastRenderedPageBreak/>
        <w:t xml:space="preserve">This prototype is being developed primarily by </w:t>
      </w:r>
      <w:proofErr w:type="spellStart"/>
      <w:r>
        <w:rPr>
          <w:rFonts w:ascii="Times New Roman" w:hAnsi="Times New Roman" w:cs="Times New Roman"/>
          <w:sz w:val="22"/>
          <w:szCs w:val="22"/>
        </w:rPr>
        <w:t>Zhiyun</w:t>
      </w:r>
      <w:proofErr w:type="spellEnd"/>
      <w:r>
        <w:rPr>
          <w:rFonts w:ascii="Times New Roman" w:hAnsi="Times New Roman" w:cs="Times New Roman"/>
          <w:sz w:val="22"/>
          <w:szCs w:val="22"/>
        </w:rPr>
        <w:t xml:space="preserve"> Yu, who is responsible for all gameplay systems, UI logic, interaction design, concept design and scripting in Unreal Engine 5. </w:t>
      </w:r>
    </w:p>
    <w:p w14:paraId="402B9CB3" w14:textId="77777777" w:rsidR="00D4352C" w:rsidRDefault="00000000">
      <w:pPr>
        <w:spacing w:line="480" w:lineRule="auto"/>
        <w:ind w:left="-5" w:right="391" w:firstLine="519"/>
        <w:rPr>
          <w:rFonts w:ascii="Times New Roman" w:hAnsi="Times New Roman" w:cs="Times New Roman"/>
          <w:sz w:val="22"/>
          <w:szCs w:val="22"/>
        </w:rPr>
      </w:pPr>
      <w:r>
        <w:rPr>
          <w:rFonts w:ascii="Times New Roman" w:hAnsi="Times New Roman" w:cs="Times New Roman"/>
          <w:sz w:val="22"/>
          <w:szCs w:val="22"/>
        </w:rPr>
        <w:t xml:space="preserve">Visual support (such as Pet design, environment design and character design) will be provided by </w:t>
      </w:r>
      <w:proofErr w:type="spellStart"/>
      <w:r>
        <w:rPr>
          <w:rFonts w:ascii="Times New Roman" w:hAnsi="Times New Roman" w:cs="Times New Roman"/>
          <w:sz w:val="22"/>
          <w:szCs w:val="22"/>
        </w:rPr>
        <w:t>Wanzhen</w:t>
      </w:r>
      <w:proofErr w:type="spellEnd"/>
      <w:r>
        <w:rPr>
          <w:rFonts w:ascii="Times New Roman" w:hAnsi="Times New Roman" w:cs="Times New Roman"/>
          <w:sz w:val="22"/>
          <w:szCs w:val="22"/>
        </w:rPr>
        <w:t xml:space="preserve"> Mei, a collaborator focused on post-production art assets. All core development and system logic are handled independently by the primary researcher. </w:t>
      </w:r>
    </w:p>
    <w:p w14:paraId="64274396" w14:textId="77777777" w:rsidR="00D4352C" w:rsidRDefault="00000000">
      <w:pPr>
        <w:pStyle w:val="Heading1"/>
      </w:pPr>
      <w:bookmarkStart w:id="73" w:name="_Toc230351222"/>
      <w:r>
        <w:t>Appendix</w:t>
      </w:r>
      <w:bookmarkEnd w:id="73"/>
    </w:p>
    <w:p w14:paraId="5158B30C" w14:textId="77777777" w:rsidR="00D4352C" w:rsidRDefault="00000000">
      <w:pPr>
        <w:pStyle w:val="Heading2"/>
      </w:pPr>
      <w:bookmarkStart w:id="74" w:name="_Toc230351223"/>
      <w:r>
        <w:t>Questionnaire 1: Post-Play Test</w:t>
      </w:r>
      <w:bookmarkEnd w:id="74"/>
    </w:p>
    <w:p w14:paraId="52D9C03B" w14:textId="77777777" w:rsidR="00D4352C" w:rsidRDefault="00000000">
      <w:pPr>
        <w:pStyle w:val="ListParagraph"/>
        <w:numPr>
          <w:ilvl w:val="0"/>
          <w:numId w:val="5"/>
        </w:numPr>
        <w:spacing w:after="155" w:line="480" w:lineRule="auto"/>
        <w:ind w:right="1572" w:hanging="720"/>
        <w:rPr>
          <w:rFonts w:ascii="Times New Roman" w:eastAsiaTheme="minorEastAsia" w:hAnsi="Times New Roman" w:cs="Times New Roman"/>
        </w:rPr>
      </w:pPr>
      <w:r>
        <w:rPr>
          <w:rFonts w:ascii="Times New Roman" w:eastAsiaTheme="minorEastAsia" w:hAnsi="Times New Roman" w:cs="Times New Roman"/>
        </w:rPr>
        <w:t xml:space="preserve">What is your age? </w:t>
      </w:r>
    </w:p>
    <w:p w14:paraId="06B06E5B" w14:textId="77777777" w:rsidR="00D4352C" w:rsidRDefault="00000000">
      <w:pPr>
        <w:numPr>
          <w:ilvl w:val="0"/>
          <w:numId w:val="5"/>
        </w:numPr>
        <w:spacing w:after="155" w:line="480" w:lineRule="auto"/>
        <w:ind w:right="1572" w:hanging="720"/>
        <w:rPr>
          <w:rFonts w:ascii="Times New Roman" w:eastAsiaTheme="minorEastAsia" w:hAnsi="Times New Roman" w:cs="Times New Roman"/>
        </w:rPr>
      </w:pPr>
      <w:r>
        <w:rPr>
          <w:rFonts w:ascii="Times New Roman" w:eastAsiaTheme="minorEastAsia" w:hAnsi="Times New Roman" w:cs="Times New Roman"/>
        </w:rPr>
        <w:t xml:space="preserve">How often do you play video games? </w:t>
      </w:r>
    </w:p>
    <w:p w14:paraId="39864125" w14:textId="77777777" w:rsidR="00D4352C" w:rsidRDefault="00000000">
      <w:pPr>
        <w:numPr>
          <w:ilvl w:val="0"/>
          <w:numId w:val="5"/>
        </w:numPr>
        <w:spacing w:after="155" w:line="480" w:lineRule="auto"/>
        <w:ind w:right="1572" w:hanging="720"/>
        <w:rPr>
          <w:rFonts w:ascii="Times New Roman" w:eastAsiaTheme="minorEastAsia" w:hAnsi="Times New Roman" w:cs="Times New Roman"/>
        </w:rPr>
      </w:pPr>
      <w:r>
        <w:rPr>
          <w:rFonts w:ascii="Times New Roman" w:eastAsiaTheme="minorEastAsia" w:hAnsi="Times New Roman" w:cs="Times New Roman"/>
        </w:rPr>
        <w:t xml:space="preserve">Have you played virtual pet or life simulation games before? </w:t>
      </w:r>
    </w:p>
    <w:p w14:paraId="6E7E0919" w14:textId="77777777" w:rsidR="00D4352C" w:rsidRDefault="00000000">
      <w:pPr>
        <w:numPr>
          <w:ilvl w:val="0"/>
          <w:numId w:val="5"/>
        </w:numPr>
        <w:spacing w:after="155" w:line="480" w:lineRule="auto"/>
        <w:ind w:right="1572" w:hanging="720"/>
        <w:rPr>
          <w:rFonts w:ascii="Times New Roman" w:eastAsiaTheme="minorEastAsia" w:hAnsi="Times New Roman" w:cs="Times New Roman"/>
        </w:rPr>
      </w:pPr>
      <w:r>
        <w:rPr>
          <w:rFonts w:ascii="Times New Roman" w:eastAsiaTheme="minorEastAsia" w:hAnsi="Times New Roman" w:cs="Times New Roman"/>
        </w:rPr>
        <w:t xml:space="preserve">Do you currently have a pet at home? </w:t>
      </w:r>
    </w:p>
    <w:p w14:paraId="742FEA0E" w14:textId="77777777" w:rsidR="00D4352C" w:rsidRDefault="00000000">
      <w:pPr>
        <w:numPr>
          <w:ilvl w:val="0"/>
          <w:numId w:val="5"/>
        </w:numPr>
        <w:spacing w:after="155" w:line="480" w:lineRule="auto"/>
        <w:ind w:right="1572" w:hanging="720"/>
        <w:rPr>
          <w:rFonts w:ascii="Times New Roman" w:eastAsiaTheme="minorEastAsia" w:hAnsi="Times New Roman" w:cs="Times New Roman"/>
        </w:rPr>
      </w:pPr>
      <w:r>
        <w:rPr>
          <w:rFonts w:ascii="Times New Roman" w:eastAsiaTheme="minorEastAsia" w:hAnsi="Times New Roman" w:cs="Times New Roman"/>
        </w:rPr>
        <w:t xml:space="preserve">What is your MBTI personality type? </w:t>
      </w:r>
    </w:p>
    <w:p w14:paraId="6D332387" w14:textId="77777777" w:rsidR="00D4352C" w:rsidRDefault="00000000">
      <w:pPr>
        <w:numPr>
          <w:ilvl w:val="0"/>
          <w:numId w:val="5"/>
        </w:numPr>
        <w:spacing w:after="155" w:line="480" w:lineRule="auto"/>
        <w:ind w:right="1572" w:hanging="720"/>
        <w:rPr>
          <w:rFonts w:ascii="Times New Roman" w:eastAsiaTheme="minorEastAsia" w:hAnsi="Times New Roman" w:cs="Times New Roman"/>
        </w:rPr>
      </w:pPr>
      <w:r>
        <w:rPr>
          <w:rFonts w:ascii="Times New Roman" w:eastAsiaTheme="minorEastAsia" w:hAnsi="Times New Roman" w:cs="Times New Roman"/>
        </w:rPr>
        <w:t xml:space="preserve">If you had to describe your game personality, which describes you best? </w:t>
      </w:r>
    </w:p>
    <w:p w14:paraId="5DE6E967" w14:textId="77777777" w:rsidR="00D4352C" w:rsidRDefault="00000000">
      <w:pPr>
        <w:numPr>
          <w:ilvl w:val="0"/>
          <w:numId w:val="5"/>
        </w:numPr>
        <w:spacing w:after="155" w:line="480" w:lineRule="auto"/>
        <w:ind w:right="1572" w:hanging="720"/>
        <w:rPr>
          <w:rFonts w:ascii="Times New Roman" w:eastAsiaTheme="minorEastAsia" w:hAnsi="Times New Roman" w:cs="Times New Roman"/>
        </w:rPr>
      </w:pPr>
      <w:r>
        <w:rPr>
          <w:rFonts w:ascii="Times New Roman" w:eastAsiaTheme="minorEastAsia" w:hAnsi="Times New Roman" w:cs="Times New Roman"/>
        </w:rPr>
        <w:t xml:space="preserve">Were the intervention buttons responsive and understandable? </w:t>
      </w:r>
    </w:p>
    <w:p w14:paraId="7E94FBE4" w14:textId="77777777" w:rsidR="00D4352C" w:rsidRDefault="00000000">
      <w:pPr>
        <w:numPr>
          <w:ilvl w:val="0"/>
          <w:numId w:val="5"/>
        </w:numPr>
        <w:spacing w:after="155" w:line="480" w:lineRule="auto"/>
        <w:ind w:right="1572" w:hanging="720"/>
        <w:rPr>
          <w:rFonts w:ascii="Times New Roman" w:eastAsiaTheme="minorEastAsia" w:hAnsi="Times New Roman" w:cs="Times New Roman"/>
        </w:rPr>
      </w:pPr>
      <w:r>
        <w:rPr>
          <w:rFonts w:ascii="Times New Roman" w:eastAsiaTheme="minorEastAsia" w:hAnsi="Times New Roman" w:cs="Times New Roman"/>
        </w:rPr>
        <w:t xml:space="preserve">Did the cooldown/delay system for actions add meaningful challenge? </w:t>
      </w:r>
    </w:p>
    <w:p w14:paraId="3490541D" w14:textId="77777777" w:rsidR="00D4352C" w:rsidRDefault="00000000">
      <w:pPr>
        <w:numPr>
          <w:ilvl w:val="0"/>
          <w:numId w:val="5"/>
        </w:numPr>
        <w:spacing w:after="155" w:line="480" w:lineRule="auto"/>
        <w:ind w:right="1572" w:hanging="720"/>
        <w:rPr>
          <w:rFonts w:ascii="Times New Roman" w:eastAsiaTheme="minorEastAsia" w:hAnsi="Times New Roman" w:cs="Times New Roman"/>
        </w:rPr>
      </w:pPr>
      <w:r>
        <w:rPr>
          <w:rFonts w:ascii="Times New Roman" w:eastAsiaTheme="minorEastAsia" w:hAnsi="Times New Roman" w:cs="Times New Roman"/>
        </w:rPr>
        <w:t xml:space="preserve">Did you feel any sense of psychological pressure or urgency while playing? </w:t>
      </w:r>
    </w:p>
    <w:p w14:paraId="1FF7A0CC" w14:textId="77777777" w:rsidR="00D4352C" w:rsidRDefault="00000000">
      <w:pPr>
        <w:numPr>
          <w:ilvl w:val="0"/>
          <w:numId w:val="5"/>
        </w:numPr>
        <w:spacing w:after="155" w:line="480" w:lineRule="auto"/>
        <w:ind w:right="1572" w:hanging="720"/>
        <w:rPr>
          <w:rFonts w:ascii="Times New Roman" w:eastAsiaTheme="minorEastAsia" w:hAnsi="Times New Roman" w:cs="Times New Roman"/>
        </w:rPr>
      </w:pPr>
      <w:r>
        <w:rPr>
          <w:rFonts w:ascii="Times New Roman" w:eastAsiaTheme="minorEastAsia" w:hAnsi="Times New Roman" w:cs="Times New Roman"/>
        </w:rPr>
        <w:t xml:space="preserve">Did you find yourself planning, prioritizing, or predicting what the pet would do next? </w:t>
      </w:r>
    </w:p>
    <w:p w14:paraId="79E077CA" w14:textId="77777777" w:rsidR="00D4352C" w:rsidRDefault="00000000">
      <w:pPr>
        <w:numPr>
          <w:ilvl w:val="0"/>
          <w:numId w:val="5"/>
        </w:numPr>
        <w:spacing w:after="155" w:line="480" w:lineRule="auto"/>
        <w:ind w:right="1572" w:hanging="720"/>
        <w:rPr>
          <w:rFonts w:ascii="Times New Roman" w:eastAsiaTheme="minorEastAsia" w:hAnsi="Times New Roman" w:cs="Times New Roman"/>
        </w:rPr>
      </w:pPr>
      <w:r>
        <w:rPr>
          <w:rFonts w:ascii="Times New Roman" w:eastAsiaTheme="minorEastAsia" w:hAnsi="Times New Roman" w:cs="Times New Roman"/>
        </w:rPr>
        <w:lastRenderedPageBreak/>
        <w:t xml:space="preserve">Did the game make you feel emotionally engaged or empathic toward the pet? </w:t>
      </w:r>
    </w:p>
    <w:p w14:paraId="33607DBD" w14:textId="77777777" w:rsidR="00D4352C" w:rsidRDefault="00000000">
      <w:pPr>
        <w:numPr>
          <w:ilvl w:val="0"/>
          <w:numId w:val="5"/>
        </w:numPr>
        <w:spacing w:after="155" w:line="480" w:lineRule="auto"/>
        <w:ind w:right="1572" w:hanging="720"/>
        <w:rPr>
          <w:rFonts w:ascii="Times New Roman" w:eastAsiaTheme="minorEastAsia" w:hAnsi="Times New Roman" w:cs="Times New Roman"/>
        </w:rPr>
      </w:pPr>
      <w:r>
        <w:rPr>
          <w:rFonts w:ascii="Times New Roman" w:eastAsiaTheme="minorEastAsia" w:hAnsi="Times New Roman" w:cs="Times New Roman"/>
        </w:rPr>
        <w:t xml:space="preserve">Did you ever feel guilty or frustrated when you failed to stop the pet’s actions? </w:t>
      </w:r>
    </w:p>
    <w:p w14:paraId="17C49128" w14:textId="77777777" w:rsidR="00D4352C" w:rsidRDefault="00000000">
      <w:pPr>
        <w:numPr>
          <w:ilvl w:val="0"/>
          <w:numId w:val="5"/>
        </w:numPr>
        <w:spacing w:after="155" w:line="480" w:lineRule="auto"/>
        <w:ind w:right="1572" w:hanging="720"/>
        <w:rPr>
          <w:rFonts w:ascii="Times New Roman" w:eastAsiaTheme="minorEastAsia" w:hAnsi="Times New Roman" w:cs="Times New Roman"/>
        </w:rPr>
      </w:pPr>
      <w:r>
        <w:rPr>
          <w:rFonts w:ascii="Times New Roman" w:eastAsiaTheme="minorEastAsia" w:hAnsi="Times New Roman" w:cs="Times New Roman"/>
        </w:rPr>
        <w:t xml:space="preserve">When playing, did you empathize with real-life pet situations? </w:t>
      </w:r>
    </w:p>
    <w:p w14:paraId="6B0168AC" w14:textId="77777777" w:rsidR="00D4352C" w:rsidRDefault="00000000">
      <w:pPr>
        <w:numPr>
          <w:ilvl w:val="0"/>
          <w:numId w:val="5"/>
        </w:numPr>
        <w:spacing w:after="155" w:line="480" w:lineRule="auto"/>
        <w:ind w:right="1572" w:hanging="720"/>
        <w:rPr>
          <w:rFonts w:ascii="Times New Roman" w:eastAsiaTheme="minorEastAsia" w:hAnsi="Times New Roman" w:cs="Times New Roman"/>
        </w:rPr>
      </w:pPr>
      <w:r>
        <w:rPr>
          <w:rFonts w:ascii="Times New Roman" w:eastAsiaTheme="minorEastAsia" w:hAnsi="Times New Roman" w:cs="Times New Roman"/>
        </w:rPr>
        <w:t xml:space="preserve">What did you find most enjoyable or unique about the game? </w:t>
      </w:r>
    </w:p>
    <w:p w14:paraId="301970B7" w14:textId="77777777" w:rsidR="00D4352C" w:rsidRDefault="00000000">
      <w:pPr>
        <w:numPr>
          <w:ilvl w:val="0"/>
          <w:numId w:val="5"/>
        </w:numPr>
        <w:spacing w:after="155" w:line="480" w:lineRule="auto"/>
        <w:ind w:right="1572" w:hanging="720"/>
        <w:rPr>
          <w:rFonts w:ascii="Times New Roman" w:eastAsiaTheme="minorEastAsia" w:hAnsi="Times New Roman" w:cs="Times New Roman"/>
        </w:rPr>
      </w:pPr>
      <w:r>
        <w:rPr>
          <w:rFonts w:ascii="Times New Roman" w:eastAsiaTheme="minorEastAsia" w:hAnsi="Times New Roman" w:cs="Times New Roman"/>
        </w:rPr>
        <w:t xml:space="preserve">What would you improve or adjust? </w:t>
      </w:r>
    </w:p>
    <w:p w14:paraId="5B05FB6A" w14:textId="77777777" w:rsidR="00D4352C" w:rsidRDefault="00000000">
      <w:pPr>
        <w:pStyle w:val="Heading2"/>
      </w:pPr>
      <w:bookmarkStart w:id="75" w:name="_Toc230351224"/>
      <w:r>
        <w:t>Questionnaire 2: Temporal Constraint Test</w:t>
      </w:r>
      <w:bookmarkEnd w:id="75"/>
    </w:p>
    <w:p w14:paraId="0F8AF0AC" w14:textId="77777777" w:rsidR="00D4352C" w:rsidRDefault="00000000">
      <w:pPr>
        <w:numPr>
          <w:ilvl w:val="0"/>
          <w:numId w:val="6"/>
        </w:numPr>
        <w:spacing w:after="155" w:line="480" w:lineRule="auto"/>
        <w:ind w:right="1572" w:hanging="720"/>
        <w:rPr>
          <w:rFonts w:ascii="Times New Roman" w:eastAsiaTheme="minorEastAsia" w:hAnsi="Times New Roman" w:cs="Times New Roman"/>
        </w:rPr>
      </w:pPr>
      <w:r>
        <w:rPr>
          <w:rFonts w:ascii="Times New Roman" w:eastAsiaTheme="minorEastAsia" w:hAnsi="Times New Roman" w:cs="Times New Roman"/>
        </w:rPr>
        <w:t xml:space="preserve">How often do you play video games? </w:t>
      </w:r>
    </w:p>
    <w:p w14:paraId="603F9DD2" w14:textId="77777777" w:rsidR="00D4352C" w:rsidRDefault="00000000">
      <w:pPr>
        <w:numPr>
          <w:ilvl w:val="0"/>
          <w:numId w:val="6"/>
        </w:numPr>
        <w:spacing w:after="155" w:line="480" w:lineRule="auto"/>
        <w:ind w:right="1572" w:hanging="720"/>
        <w:rPr>
          <w:rFonts w:ascii="Times New Roman" w:eastAsiaTheme="minorEastAsia" w:hAnsi="Times New Roman" w:cs="Times New Roman"/>
        </w:rPr>
      </w:pPr>
      <w:r>
        <w:rPr>
          <w:rFonts w:ascii="Times New Roman" w:eastAsiaTheme="minorEastAsia" w:hAnsi="Times New Roman" w:cs="Times New Roman"/>
        </w:rPr>
        <w:t xml:space="preserve">Have you played simulation or management games before? </w:t>
      </w:r>
    </w:p>
    <w:p w14:paraId="039668FE" w14:textId="77777777" w:rsidR="00D4352C" w:rsidRDefault="00000000">
      <w:pPr>
        <w:numPr>
          <w:ilvl w:val="0"/>
          <w:numId w:val="6"/>
        </w:numPr>
        <w:spacing w:after="155" w:line="480" w:lineRule="auto"/>
        <w:ind w:right="1572" w:hanging="720"/>
        <w:rPr>
          <w:rFonts w:ascii="Times New Roman" w:eastAsiaTheme="minorEastAsia" w:hAnsi="Times New Roman" w:cs="Times New Roman"/>
        </w:rPr>
      </w:pPr>
      <w:r>
        <w:rPr>
          <w:rFonts w:ascii="Times New Roman" w:eastAsiaTheme="minorEastAsia" w:hAnsi="Times New Roman" w:cs="Times New Roman"/>
        </w:rPr>
        <w:t xml:space="preserve">Which type of gameplay do you prefer? </w:t>
      </w:r>
    </w:p>
    <w:p w14:paraId="3C469ABC" w14:textId="77777777" w:rsidR="00D4352C" w:rsidRDefault="00000000">
      <w:pPr>
        <w:numPr>
          <w:ilvl w:val="0"/>
          <w:numId w:val="6"/>
        </w:numPr>
        <w:spacing w:after="155" w:line="480" w:lineRule="auto"/>
        <w:ind w:right="1572" w:hanging="720"/>
        <w:rPr>
          <w:rFonts w:ascii="Times New Roman" w:eastAsiaTheme="minorEastAsia" w:hAnsi="Times New Roman" w:cs="Times New Roman"/>
        </w:rPr>
      </w:pPr>
      <w:r>
        <w:rPr>
          <w:rFonts w:ascii="Times New Roman" w:eastAsiaTheme="minorEastAsia" w:hAnsi="Times New Roman" w:cs="Times New Roman"/>
        </w:rPr>
        <w:t xml:space="preserve">I felt tense when I could not monitor the pet. </w:t>
      </w:r>
    </w:p>
    <w:p w14:paraId="7BAAFC8E" w14:textId="77777777" w:rsidR="00D4352C" w:rsidRDefault="00000000">
      <w:pPr>
        <w:numPr>
          <w:ilvl w:val="0"/>
          <w:numId w:val="6"/>
        </w:numPr>
        <w:spacing w:after="155" w:line="480" w:lineRule="auto"/>
        <w:ind w:right="1572" w:hanging="720"/>
        <w:rPr>
          <w:rFonts w:ascii="Times New Roman" w:eastAsiaTheme="minorEastAsia" w:hAnsi="Times New Roman" w:cs="Times New Roman"/>
        </w:rPr>
      </w:pPr>
      <w:r>
        <w:rPr>
          <w:rFonts w:ascii="Times New Roman" w:eastAsiaTheme="minorEastAsia" w:hAnsi="Times New Roman" w:cs="Times New Roman"/>
        </w:rPr>
        <w:t xml:space="preserve">I felt pressure knowing I could not act for a period of time. </w:t>
      </w:r>
    </w:p>
    <w:p w14:paraId="69A7C0C1" w14:textId="77777777" w:rsidR="00D4352C" w:rsidRDefault="00000000">
      <w:pPr>
        <w:numPr>
          <w:ilvl w:val="0"/>
          <w:numId w:val="6"/>
        </w:numPr>
        <w:spacing w:after="155" w:line="480" w:lineRule="auto"/>
        <w:ind w:right="1572" w:hanging="720"/>
        <w:rPr>
          <w:rFonts w:ascii="Times New Roman" w:eastAsiaTheme="minorEastAsia" w:hAnsi="Times New Roman" w:cs="Times New Roman"/>
        </w:rPr>
      </w:pPr>
      <w:r>
        <w:rPr>
          <w:rFonts w:ascii="Times New Roman" w:eastAsiaTheme="minorEastAsia" w:hAnsi="Times New Roman" w:cs="Times New Roman"/>
        </w:rPr>
        <w:t xml:space="preserve">I tried to check the pet state before something might happen. </w:t>
      </w:r>
    </w:p>
    <w:p w14:paraId="639A9EFA" w14:textId="77777777" w:rsidR="00D4352C" w:rsidRDefault="00000000">
      <w:pPr>
        <w:numPr>
          <w:ilvl w:val="0"/>
          <w:numId w:val="6"/>
        </w:numPr>
        <w:spacing w:after="155" w:line="480" w:lineRule="auto"/>
        <w:ind w:right="1572" w:hanging="720"/>
        <w:rPr>
          <w:rFonts w:ascii="Times New Roman" w:eastAsiaTheme="minorEastAsia" w:hAnsi="Times New Roman" w:cs="Times New Roman"/>
        </w:rPr>
      </w:pPr>
      <w:r>
        <w:rPr>
          <w:rFonts w:ascii="Times New Roman" w:eastAsiaTheme="minorEastAsia" w:hAnsi="Times New Roman" w:cs="Times New Roman"/>
        </w:rPr>
        <w:t xml:space="preserve">I returned to the monitoring interface more frequently near risky moments. </w:t>
      </w:r>
    </w:p>
    <w:p w14:paraId="3DD1C81E" w14:textId="77777777" w:rsidR="00D4352C" w:rsidRDefault="00000000">
      <w:pPr>
        <w:numPr>
          <w:ilvl w:val="0"/>
          <w:numId w:val="6"/>
        </w:numPr>
        <w:spacing w:after="155" w:line="480" w:lineRule="auto"/>
        <w:ind w:right="1572" w:hanging="720"/>
        <w:rPr>
          <w:rFonts w:ascii="Times New Roman" w:eastAsiaTheme="minorEastAsia" w:hAnsi="Times New Roman" w:cs="Times New Roman"/>
        </w:rPr>
      </w:pPr>
      <w:r>
        <w:rPr>
          <w:rFonts w:ascii="Times New Roman" w:eastAsiaTheme="minorEastAsia" w:hAnsi="Times New Roman" w:cs="Times New Roman"/>
        </w:rPr>
        <w:t xml:space="preserve">I planned ahead before I lost access to the pet. </w:t>
      </w:r>
    </w:p>
    <w:p w14:paraId="33F704EF" w14:textId="77777777" w:rsidR="00D4352C" w:rsidRDefault="00000000">
      <w:pPr>
        <w:numPr>
          <w:ilvl w:val="0"/>
          <w:numId w:val="6"/>
        </w:numPr>
        <w:spacing w:after="155" w:line="480" w:lineRule="auto"/>
        <w:ind w:right="1572" w:hanging="720"/>
        <w:rPr>
          <w:rFonts w:ascii="Times New Roman" w:eastAsiaTheme="minorEastAsia" w:hAnsi="Times New Roman" w:cs="Times New Roman"/>
        </w:rPr>
      </w:pPr>
      <w:r>
        <w:rPr>
          <w:rFonts w:ascii="Times New Roman" w:eastAsiaTheme="minorEastAsia" w:hAnsi="Times New Roman" w:cs="Times New Roman"/>
        </w:rPr>
        <w:t xml:space="preserve">Did you find that pet state values affect pet behavior? </w:t>
      </w:r>
    </w:p>
    <w:p w14:paraId="26851D17" w14:textId="77777777" w:rsidR="00D4352C" w:rsidRDefault="00000000">
      <w:pPr>
        <w:numPr>
          <w:ilvl w:val="0"/>
          <w:numId w:val="6"/>
        </w:numPr>
        <w:spacing w:after="155" w:line="480" w:lineRule="auto"/>
        <w:ind w:right="1572" w:hanging="720"/>
        <w:rPr>
          <w:rFonts w:ascii="Times New Roman" w:eastAsiaTheme="minorEastAsia" w:hAnsi="Times New Roman" w:cs="Times New Roman"/>
        </w:rPr>
      </w:pPr>
      <w:r>
        <w:rPr>
          <w:rFonts w:ascii="Times New Roman" w:eastAsiaTheme="minorEastAsia" w:hAnsi="Times New Roman" w:cs="Times New Roman"/>
        </w:rPr>
        <w:lastRenderedPageBreak/>
        <w:t xml:space="preserve">Did the interruption (being forced back to the work screen) affect your decisions? </w:t>
      </w:r>
    </w:p>
    <w:p w14:paraId="5BB9D425" w14:textId="77777777" w:rsidR="00D4352C" w:rsidRDefault="00000000">
      <w:pPr>
        <w:pStyle w:val="Heading2"/>
      </w:pPr>
      <w:bookmarkStart w:id="76" w:name="_Toc230351225"/>
      <w:r>
        <w:t>Questionnaire 3: Spatial Constraint Test</w:t>
      </w:r>
      <w:bookmarkEnd w:id="76"/>
    </w:p>
    <w:p w14:paraId="030C72A7" w14:textId="77777777" w:rsidR="00D4352C" w:rsidRDefault="00000000">
      <w:pPr>
        <w:pStyle w:val="ListParagraph"/>
        <w:numPr>
          <w:ilvl w:val="0"/>
          <w:numId w:val="7"/>
        </w:numPr>
        <w:spacing w:after="155" w:line="480" w:lineRule="auto"/>
        <w:ind w:right="1572" w:hanging="720"/>
        <w:rPr>
          <w:rFonts w:ascii="Times New Roman" w:eastAsiaTheme="minorEastAsia" w:hAnsi="Times New Roman" w:cs="Times New Roman"/>
        </w:rPr>
      </w:pPr>
      <w:r>
        <w:rPr>
          <w:rFonts w:ascii="Times New Roman" w:eastAsiaTheme="minorEastAsia" w:hAnsi="Times New Roman" w:cs="Times New Roman"/>
        </w:rPr>
        <w:t>How often do you play video games?  </w:t>
      </w:r>
    </w:p>
    <w:p w14:paraId="0F9710AA" w14:textId="77777777" w:rsidR="00D4352C" w:rsidRDefault="00000000">
      <w:pPr>
        <w:pStyle w:val="ListParagraph"/>
        <w:numPr>
          <w:ilvl w:val="0"/>
          <w:numId w:val="7"/>
        </w:numPr>
        <w:spacing w:after="155" w:line="480" w:lineRule="auto"/>
        <w:ind w:right="1572" w:hanging="720"/>
        <w:rPr>
          <w:rFonts w:ascii="Times New Roman" w:eastAsiaTheme="minorEastAsia" w:hAnsi="Times New Roman" w:cs="Times New Roman"/>
        </w:rPr>
      </w:pPr>
      <w:r>
        <w:rPr>
          <w:rFonts w:ascii="Times New Roman" w:eastAsiaTheme="minorEastAsia" w:hAnsi="Times New Roman" w:cs="Times New Roman"/>
        </w:rPr>
        <w:t>Have you played simulation or management games before?</w:t>
      </w:r>
    </w:p>
    <w:p w14:paraId="316712BE" w14:textId="77777777" w:rsidR="00D4352C" w:rsidRDefault="00000000">
      <w:pPr>
        <w:pStyle w:val="ListParagraph"/>
        <w:numPr>
          <w:ilvl w:val="0"/>
          <w:numId w:val="7"/>
        </w:numPr>
        <w:spacing w:after="155" w:line="480" w:lineRule="auto"/>
        <w:ind w:right="1572" w:hanging="720"/>
        <w:rPr>
          <w:rFonts w:ascii="Times New Roman" w:eastAsiaTheme="minorEastAsia" w:hAnsi="Times New Roman" w:cs="Times New Roman"/>
        </w:rPr>
      </w:pPr>
      <w:r>
        <w:rPr>
          <w:rFonts w:ascii="Times New Roman" w:eastAsiaTheme="minorEastAsia" w:hAnsi="Times New Roman" w:cs="Times New Roman"/>
        </w:rPr>
        <w:t>Which type of gameplay do you prefer?  </w:t>
      </w:r>
    </w:p>
    <w:p w14:paraId="5A46CA5B" w14:textId="77777777" w:rsidR="00D4352C" w:rsidRDefault="00000000">
      <w:pPr>
        <w:pStyle w:val="ListParagraph"/>
        <w:numPr>
          <w:ilvl w:val="0"/>
          <w:numId w:val="7"/>
        </w:numPr>
        <w:spacing w:after="155" w:line="480" w:lineRule="auto"/>
        <w:ind w:right="1572" w:hanging="720"/>
        <w:rPr>
          <w:rFonts w:ascii="Times New Roman" w:eastAsiaTheme="minorEastAsia" w:hAnsi="Times New Roman" w:cs="Times New Roman"/>
        </w:rPr>
      </w:pPr>
      <w:r>
        <w:rPr>
          <w:rFonts w:ascii="Times New Roman" w:eastAsiaTheme="minorEastAsia" w:hAnsi="Times New Roman" w:cs="Times New Roman"/>
        </w:rPr>
        <w:t>Which version felt more stressful?</w:t>
      </w:r>
    </w:p>
    <w:p w14:paraId="68CDDBE6" w14:textId="77777777" w:rsidR="00D4352C" w:rsidRDefault="00000000">
      <w:pPr>
        <w:pStyle w:val="ListParagraph"/>
        <w:numPr>
          <w:ilvl w:val="0"/>
          <w:numId w:val="7"/>
        </w:numPr>
        <w:spacing w:after="155" w:line="480" w:lineRule="auto"/>
        <w:ind w:right="1572" w:hanging="720"/>
        <w:rPr>
          <w:rFonts w:ascii="Times New Roman" w:eastAsiaTheme="minorEastAsia" w:hAnsi="Times New Roman" w:cs="Times New Roman"/>
        </w:rPr>
      </w:pPr>
      <w:r>
        <w:rPr>
          <w:rFonts w:ascii="Times New Roman" w:eastAsiaTheme="minorEastAsia" w:hAnsi="Times New Roman" w:cs="Times New Roman"/>
        </w:rPr>
        <w:t>I felt more pressure when I had to move the camera to find the pet. </w:t>
      </w:r>
    </w:p>
    <w:p w14:paraId="3C79F466" w14:textId="77777777" w:rsidR="00D4352C" w:rsidRDefault="00000000">
      <w:pPr>
        <w:pStyle w:val="ListParagraph"/>
        <w:numPr>
          <w:ilvl w:val="0"/>
          <w:numId w:val="7"/>
        </w:numPr>
        <w:spacing w:after="155" w:line="480" w:lineRule="auto"/>
        <w:ind w:right="1572" w:hanging="720"/>
        <w:rPr>
          <w:rFonts w:ascii="Times New Roman" w:eastAsiaTheme="minorEastAsia" w:hAnsi="Times New Roman" w:cs="Times New Roman"/>
        </w:rPr>
      </w:pPr>
      <w:r>
        <w:rPr>
          <w:rFonts w:ascii="Times New Roman" w:eastAsiaTheme="minorEastAsia" w:hAnsi="Times New Roman" w:cs="Times New Roman"/>
        </w:rPr>
        <w:t>I felt unsure about what might happen when the pet was outside my view. </w:t>
      </w:r>
    </w:p>
    <w:p w14:paraId="2DA1D1D6" w14:textId="77777777" w:rsidR="00D4352C" w:rsidRDefault="00000000">
      <w:pPr>
        <w:pStyle w:val="ListParagraph"/>
        <w:numPr>
          <w:ilvl w:val="0"/>
          <w:numId w:val="7"/>
        </w:numPr>
        <w:spacing w:after="155" w:line="480" w:lineRule="auto"/>
        <w:ind w:right="1572" w:hanging="720"/>
        <w:rPr>
          <w:rFonts w:ascii="Times New Roman" w:eastAsiaTheme="minorEastAsia" w:hAnsi="Times New Roman" w:cs="Times New Roman"/>
        </w:rPr>
      </w:pPr>
      <w:r>
        <w:rPr>
          <w:rFonts w:ascii="Times New Roman" w:eastAsiaTheme="minorEastAsia" w:hAnsi="Times New Roman" w:cs="Times New Roman"/>
        </w:rPr>
        <w:t>I felt I might miss something important when I had to search for the pet. </w:t>
      </w:r>
    </w:p>
    <w:p w14:paraId="33FBBDFC" w14:textId="77777777" w:rsidR="00D4352C" w:rsidRDefault="00000000">
      <w:pPr>
        <w:pStyle w:val="ListParagraph"/>
        <w:numPr>
          <w:ilvl w:val="0"/>
          <w:numId w:val="7"/>
        </w:numPr>
        <w:spacing w:after="155" w:line="480" w:lineRule="auto"/>
        <w:ind w:right="1572" w:hanging="720"/>
        <w:rPr>
          <w:rFonts w:ascii="Times New Roman" w:eastAsiaTheme="minorEastAsia" w:hAnsi="Times New Roman" w:cs="Times New Roman"/>
        </w:rPr>
      </w:pPr>
      <w:r>
        <w:rPr>
          <w:rFonts w:ascii="Times New Roman" w:eastAsiaTheme="minorEastAsia" w:hAnsi="Times New Roman" w:cs="Times New Roman"/>
        </w:rPr>
        <w:t>I returned to the monitoring interface more frequently near risky moments.</w:t>
      </w:r>
    </w:p>
    <w:p w14:paraId="5BB42BB6" w14:textId="77777777" w:rsidR="00D4352C" w:rsidRDefault="00000000">
      <w:pPr>
        <w:pStyle w:val="ListParagraph"/>
        <w:numPr>
          <w:ilvl w:val="0"/>
          <w:numId w:val="7"/>
        </w:numPr>
        <w:spacing w:after="155" w:line="480" w:lineRule="auto"/>
        <w:ind w:right="1572" w:hanging="720"/>
        <w:rPr>
          <w:rFonts w:ascii="Times New Roman" w:eastAsiaTheme="minorEastAsia" w:hAnsi="Times New Roman" w:cs="Times New Roman"/>
        </w:rPr>
      </w:pPr>
      <w:r>
        <w:rPr>
          <w:rFonts w:ascii="Times New Roman" w:eastAsiaTheme="minorEastAsia" w:hAnsi="Times New Roman" w:cs="Times New Roman"/>
        </w:rPr>
        <w:t>Do you think limited visibility increased tension in the game?</w:t>
      </w:r>
    </w:p>
    <w:p w14:paraId="29FDC3AE" w14:textId="77777777" w:rsidR="00D4352C" w:rsidRDefault="00000000">
      <w:pPr>
        <w:pStyle w:val="Heading2"/>
      </w:pPr>
      <w:bookmarkStart w:id="77" w:name="_Toc230351226"/>
      <w:r>
        <w:t>Questionnaire 4: Final Complex Constraint Test</w:t>
      </w:r>
      <w:bookmarkEnd w:id="77"/>
    </w:p>
    <w:p w14:paraId="0748A688" w14:textId="77777777" w:rsidR="00D4352C" w:rsidRDefault="00000000">
      <w:pPr>
        <w:pStyle w:val="ListParagraph"/>
        <w:numPr>
          <w:ilvl w:val="0"/>
          <w:numId w:val="8"/>
        </w:numPr>
        <w:spacing w:after="237" w:line="480" w:lineRule="auto"/>
        <w:ind w:hanging="720"/>
        <w:rPr>
          <w:rFonts w:ascii="Times New Roman" w:eastAsiaTheme="minorEastAsia" w:hAnsi="Times New Roman" w:cs="Times New Roman"/>
          <w:bCs/>
        </w:rPr>
      </w:pPr>
      <w:r>
        <w:rPr>
          <w:rFonts w:ascii="Times New Roman" w:eastAsiaTheme="minorEastAsia" w:hAnsi="Times New Roman" w:cs="Times New Roman"/>
          <w:bCs/>
        </w:rPr>
        <w:t>How often do you play video games?  </w:t>
      </w:r>
    </w:p>
    <w:p w14:paraId="09296B5A" w14:textId="77777777" w:rsidR="00D4352C" w:rsidRDefault="00000000">
      <w:pPr>
        <w:pStyle w:val="ListParagraph"/>
        <w:numPr>
          <w:ilvl w:val="0"/>
          <w:numId w:val="8"/>
        </w:numPr>
        <w:spacing w:after="237" w:line="480" w:lineRule="auto"/>
        <w:ind w:hanging="720"/>
        <w:rPr>
          <w:rFonts w:ascii="Times New Roman" w:eastAsiaTheme="minorEastAsia" w:hAnsi="Times New Roman" w:cs="Times New Roman"/>
          <w:bCs/>
        </w:rPr>
      </w:pPr>
      <w:r>
        <w:rPr>
          <w:rFonts w:ascii="Times New Roman" w:eastAsiaTheme="minorEastAsia" w:hAnsi="Times New Roman" w:cs="Times New Roman"/>
          <w:bCs/>
        </w:rPr>
        <w:t>Have you played simulation or management games before?</w:t>
      </w:r>
    </w:p>
    <w:p w14:paraId="15081B2A" w14:textId="77777777" w:rsidR="00D4352C" w:rsidRDefault="00000000">
      <w:pPr>
        <w:pStyle w:val="ListParagraph"/>
        <w:numPr>
          <w:ilvl w:val="0"/>
          <w:numId w:val="8"/>
        </w:numPr>
        <w:spacing w:after="237" w:line="480" w:lineRule="auto"/>
        <w:ind w:hanging="720"/>
        <w:rPr>
          <w:rFonts w:ascii="Times New Roman" w:eastAsiaTheme="minorEastAsia" w:hAnsi="Times New Roman" w:cs="Times New Roman"/>
          <w:bCs/>
        </w:rPr>
      </w:pPr>
      <w:r>
        <w:rPr>
          <w:rFonts w:ascii="Times New Roman" w:eastAsiaTheme="minorEastAsia" w:hAnsi="Times New Roman" w:cs="Times New Roman"/>
          <w:bCs/>
        </w:rPr>
        <w:t>Which type of gameplay do you prefer?  </w:t>
      </w:r>
    </w:p>
    <w:p w14:paraId="7306C7F6" w14:textId="77777777" w:rsidR="00D4352C" w:rsidRDefault="00000000">
      <w:pPr>
        <w:pStyle w:val="ListParagraph"/>
        <w:numPr>
          <w:ilvl w:val="0"/>
          <w:numId w:val="8"/>
        </w:numPr>
        <w:spacing w:after="237" w:line="480" w:lineRule="auto"/>
        <w:ind w:hanging="720"/>
        <w:rPr>
          <w:rFonts w:ascii="Times New Roman" w:eastAsiaTheme="minorEastAsia" w:hAnsi="Times New Roman" w:cs="Times New Roman"/>
          <w:bCs/>
        </w:rPr>
      </w:pPr>
      <w:r>
        <w:rPr>
          <w:rFonts w:ascii="Times New Roman" w:eastAsiaTheme="minorEastAsia" w:hAnsi="Times New Roman" w:cs="Times New Roman"/>
          <w:bCs/>
        </w:rPr>
        <w:t>I felt more pressure compared to play a typical pet simulation game.  </w:t>
      </w:r>
    </w:p>
    <w:p w14:paraId="663220ED" w14:textId="77777777" w:rsidR="00D4352C" w:rsidRDefault="00000000">
      <w:pPr>
        <w:pStyle w:val="ListParagraph"/>
        <w:numPr>
          <w:ilvl w:val="0"/>
          <w:numId w:val="8"/>
        </w:numPr>
        <w:spacing w:after="237" w:line="480" w:lineRule="auto"/>
        <w:ind w:hanging="720"/>
        <w:rPr>
          <w:rFonts w:ascii="Times New Roman" w:eastAsiaTheme="minorEastAsia" w:hAnsi="Times New Roman" w:cs="Times New Roman"/>
          <w:bCs/>
        </w:rPr>
      </w:pPr>
      <w:r>
        <w:rPr>
          <w:rFonts w:ascii="Times New Roman" w:eastAsiaTheme="minorEastAsia" w:hAnsi="Times New Roman" w:cs="Times New Roman"/>
          <w:bCs/>
        </w:rPr>
        <w:t>I was unable to respond in time to important situations.</w:t>
      </w:r>
    </w:p>
    <w:p w14:paraId="2C2607FB" w14:textId="77777777" w:rsidR="00D4352C" w:rsidRDefault="00000000">
      <w:pPr>
        <w:pStyle w:val="ListParagraph"/>
        <w:numPr>
          <w:ilvl w:val="0"/>
          <w:numId w:val="8"/>
        </w:numPr>
        <w:spacing w:after="237" w:line="480" w:lineRule="auto"/>
        <w:ind w:hanging="720"/>
        <w:rPr>
          <w:rFonts w:ascii="Times New Roman" w:eastAsiaTheme="minorEastAsia" w:hAnsi="Times New Roman" w:cs="Times New Roman"/>
          <w:bCs/>
        </w:rPr>
      </w:pPr>
      <w:r>
        <w:rPr>
          <w:rFonts w:ascii="Times New Roman" w:eastAsiaTheme="minorEastAsia" w:hAnsi="Times New Roman" w:cs="Times New Roman"/>
          <w:bCs/>
        </w:rPr>
        <w:t>I tried to check the pet states value before something might happen.</w:t>
      </w:r>
    </w:p>
    <w:p w14:paraId="4A0CE088" w14:textId="77777777" w:rsidR="00D4352C" w:rsidRDefault="00000000">
      <w:pPr>
        <w:pStyle w:val="ListParagraph"/>
        <w:numPr>
          <w:ilvl w:val="0"/>
          <w:numId w:val="8"/>
        </w:numPr>
        <w:spacing w:after="237" w:line="480" w:lineRule="auto"/>
        <w:ind w:hanging="720"/>
        <w:rPr>
          <w:rFonts w:ascii="Times New Roman" w:eastAsiaTheme="minorEastAsia" w:hAnsi="Times New Roman" w:cs="Times New Roman"/>
          <w:bCs/>
        </w:rPr>
      </w:pPr>
      <w:r>
        <w:rPr>
          <w:rFonts w:ascii="Times New Roman" w:eastAsiaTheme="minorEastAsia" w:hAnsi="Times New Roman" w:cs="Times New Roman"/>
          <w:bCs/>
        </w:rPr>
        <w:t>I returned to the monitoring interface more frequently near risky moments.</w:t>
      </w:r>
    </w:p>
    <w:p w14:paraId="6B0E8BA8" w14:textId="77777777" w:rsidR="00D4352C" w:rsidRDefault="00000000">
      <w:pPr>
        <w:pStyle w:val="ListParagraph"/>
        <w:numPr>
          <w:ilvl w:val="0"/>
          <w:numId w:val="8"/>
        </w:numPr>
        <w:spacing w:after="237" w:line="480" w:lineRule="auto"/>
        <w:ind w:hanging="720"/>
        <w:rPr>
          <w:rFonts w:ascii="Times New Roman" w:eastAsiaTheme="minorEastAsia" w:hAnsi="Times New Roman" w:cs="Times New Roman"/>
          <w:bCs/>
        </w:rPr>
      </w:pPr>
      <w:r>
        <w:rPr>
          <w:rFonts w:ascii="Times New Roman" w:eastAsiaTheme="minorEastAsia" w:hAnsi="Times New Roman" w:cs="Times New Roman"/>
          <w:bCs/>
        </w:rPr>
        <w:lastRenderedPageBreak/>
        <w:t>I felt overwhelmed when I could not see and could not act at the same time. </w:t>
      </w:r>
    </w:p>
    <w:p w14:paraId="2810AC76" w14:textId="77777777" w:rsidR="00D4352C" w:rsidRDefault="00000000">
      <w:pPr>
        <w:pStyle w:val="ListParagraph"/>
        <w:numPr>
          <w:ilvl w:val="0"/>
          <w:numId w:val="8"/>
        </w:numPr>
        <w:spacing w:after="237" w:line="480" w:lineRule="auto"/>
        <w:ind w:hanging="720"/>
        <w:rPr>
          <w:rFonts w:ascii="Times New Roman" w:eastAsiaTheme="minorEastAsia" w:hAnsi="Times New Roman" w:cs="Times New Roman"/>
          <w:bCs/>
        </w:rPr>
      </w:pPr>
      <w:r>
        <w:rPr>
          <w:rFonts w:ascii="Times New Roman" w:eastAsiaTheme="minorEastAsia" w:hAnsi="Times New Roman" w:cs="Times New Roman"/>
          <w:bCs/>
        </w:rPr>
        <w:t>I planned ahead before I back to Work Menu and start working to Earn Money. </w:t>
      </w:r>
    </w:p>
    <w:p w14:paraId="22B4EB3C" w14:textId="77777777" w:rsidR="00D4352C" w:rsidRDefault="00000000">
      <w:pPr>
        <w:pStyle w:val="ListParagraph"/>
        <w:numPr>
          <w:ilvl w:val="0"/>
          <w:numId w:val="8"/>
        </w:numPr>
        <w:spacing w:after="237" w:line="480" w:lineRule="auto"/>
        <w:ind w:hanging="720"/>
        <w:rPr>
          <w:rFonts w:ascii="Times New Roman" w:eastAsiaTheme="minorEastAsia" w:hAnsi="Times New Roman" w:cs="Times New Roman"/>
          <w:bCs/>
        </w:rPr>
      </w:pPr>
      <w:r>
        <w:rPr>
          <w:rFonts w:ascii="Times New Roman" w:eastAsiaTheme="minorEastAsia" w:hAnsi="Times New Roman" w:cs="Times New Roman"/>
          <w:bCs/>
        </w:rPr>
        <w:t>I missed important moments that required action.</w:t>
      </w:r>
    </w:p>
    <w:p w14:paraId="11B11166" w14:textId="77777777" w:rsidR="00D4352C" w:rsidRDefault="00000000">
      <w:pPr>
        <w:pStyle w:val="ListParagraph"/>
        <w:numPr>
          <w:ilvl w:val="0"/>
          <w:numId w:val="8"/>
        </w:numPr>
        <w:spacing w:after="237" w:line="480" w:lineRule="auto"/>
        <w:ind w:hanging="720"/>
        <w:rPr>
          <w:rFonts w:ascii="Times New Roman" w:eastAsiaTheme="minorEastAsia" w:hAnsi="Times New Roman" w:cs="Times New Roman"/>
          <w:bCs/>
        </w:rPr>
      </w:pPr>
      <w:r>
        <w:rPr>
          <w:rFonts w:ascii="Times New Roman" w:eastAsiaTheme="minorEastAsia" w:hAnsi="Times New Roman" w:cs="Times New Roman"/>
          <w:bCs/>
        </w:rPr>
        <w:t>Did the Interruption (The reminder that takes you back to the work page) or Work time affect your decisions?</w:t>
      </w:r>
    </w:p>
    <w:p w14:paraId="50F53D29" w14:textId="77777777" w:rsidR="00D4352C" w:rsidRDefault="00D4352C">
      <w:pPr>
        <w:spacing w:after="196" w:line="480" w:lineRule="auto"/>
        <w:rPr>
          <w:rFonts w:ascii="Times New Roman" w:eastAsiaTheme="minorEastAsia" w:hAnsi="Times New Roman" w:cs="Times New Roman"/>
        </w:rPr>
      </w:pPr>
    </w:p>
    <w:p w14:paraId="6B383631" w14:textId="77777777" w:rsidR="00D4352C" w:rsidRDefault="00000000">
      <w:pPr>
        <w:pStyle w:val="Heading1"/>
      </w:pPr>
      <w:bookmarkStart w:id="78" w:name="_Toc230351227"/>
      <w:r>
        <w:t>Bibliography</w:t>
      </w:r>
      <w:bookmarkEnd w:id="78"/>
    </w:p>
    <w:p w14:paraId="6683F002" w14:textId="77777777" w:rsidR="00D4352C" w:rsidRDefault="00000000">
      <w:pPr>
        <w:wordWrap w:val="0"/>
        <w:spacing w:after="216" w:line="480" w:lineRule="auto"/>
        <w:ind w:left="0" w:firstLine="567"/>
        <w:rPr>
          <w:rFonts w:ascii="Times New Roman" w:eastAsiaTheme="minorEastAsia" w:hAnsi="Times New Roman" w:cs="Times New Roman"/>
          <w:iCs/>
        </w:rPr>
      </w:pPr>
      <w:r>
        <w:rPr>
          <w:rFonts w:ascii="Times New Roman" w:eastAsiaTheme="minorEastAsia" w:hAnsi="Times New Roman" w:cs="Times New Roman"/>
          <w:iCs/>
        </w:rPr>
        <w:t xml:space="preserve">Atkinson, F., &amp; </w:t>
      </w:r>
      <w:proofErr w:type="spellStart"/>
      <w:r>
        <w:rPr>
          <w:rFonts w:ascii="Times New Roman" w:eastAsiaTheme="minorEastAsia" w:hAnsi="Times New Roman" w:cs="Times New Roman"/>
          <w:iCs/>
        </w:rPr>
        <w:t>Pruszko</w:t>
      </w:r>
      <w:proofErr w:type="spellEnd"/>
      <w:r>
        <w:rPr>
          <w:rFonts w:ascii="Times New Roman" w:eastAsiaTheme="minorEastAsia" w:hAnsi="Times New Roman" w:cs="Times New Roman"/>
          <w:iCs/>
        </w:rPr>
        <w:t xml:space="preserve">, L. (2025). Player agency under constraint: A pilot study on the forced-choice effect in narrative difficulty design. In </w:t>
      </w:r>
      <w:r>
        <w:rPr>
          <w:rFonts w:ascii="Times New Roman" w:eastAsiaTheme="minorEastAsia" w:hAnsi="Times New Roman" w:cs="Times New Roman"/>
          <w:i/>
          <w:iCs/>
        </w:rPr>
        <w:t>Proceedings of the 2025 Conference on Creativity and Cognition</w:t>
      </w:r>
      <w:r>
        <w:rPr>
          <w:rFonts w:ascii="Times New Roman" w:eastAsiaTheme="minorEastAsia" w:hAnsi="Times New Roman" w:cs="Times New Roman"/>
          <w:iCs/>
        </w:rPr>
        <w:t xml:space="preserve"> (pp. 404–408). Association for Computing Machinery</w:t>
      </w:r>
      <w:r>
        <w:rPr>
          <w:rFonts w:ascii="Times New Roman" w:eastAsiaTheme="minorEastAsia" w:hAnsi="Times New Roman" w:cs="Times New Roman" w:hint="eastAsia"/>
          <w:iCs/>
        </w:rPr>
        <w:t xml:space="preserve">. </w:t>
      </w:r>
      <w:r>
        <w:rPr>
          <w:rFonts w:ascii="Times New Roman" w:eastAsiaTheme="minorEastAsia" w:hAnsi="Times New Roman" w:cs="Times New Roman"/>
          <w:iCs/>
        </w:rPr>
        <w:t>https://doi.org/10.1145/3698061.3735326</w:t>
      </w:r>
    </w:p>
    <w:p w14:paraId="6E9B6074" w14:textId="77777777" w:rsidR="00D4352C" w:rsidRDefault="00000000">
      <w:pPr>
        <w:wordWrap w:val="0"/>
        <w:spacing w:after="216" w:line="480" w:lineRule="auto"/>
        <w:ind w:left="0" w:firstLine="567"/>
        <w:rPr>
          <w:rFonts w:ascii="Times New Roman" w:eastAsiaTheme="minorEastAsia" w:hAnsi="Times New Roman" w:cs="Times New Roman"/>
          <w:iCs/>
        </w:rPr>
      </w:pPr>
      <w:r>
        <w:rPr>
          <w:rFonts w:ascii="Times New Roman" w:eastAsiaTheme="minorEastAsia" w:hAnsi="Times New Roman" w:cs="Times New Roman"/>
          <w:iCs/>
        </w:rPr>
        <w:t xml:space="preserve">Costikyan, G. (2013). </w:t>
      </w:r>
      <w:r>
        <w:rPr>
          <w:rFonts w:ascii="Times New Roman" w:eastAsiaTheme="minorEastAsia" w:hAnsi="Times New Roman" w:cs="Times New Roman"/>
          <w:i/>
          <w:iCs/>
        </w:rPr>
        <w:t>Uncertainty in games</w:t>
      </w:r>
      <w:r>
        <w:rPr>
          <w:rFonts w:ascii="Times New Roman" w:eastAsiaTheme="minorEastAsia" w:hAnsi="Times New Roman" w:cs="Times New Roman"/>
          <w:iCs/>
        </w:rPr>
        <w:t xml:space="preserve">. MIT Press. </w:t>
      </w:r>
    </w:p>
    <w:p w14:paraId="59D03946" w14:textId="77777777" w:rsidR="00D4352C" w:rsidRDefault="00000000">
      <w:pPr>
        <w:wordWrap w:val="0"/>
        <w:spacing w:after="216" w:line="480" w:lineRule="auto"/>
        <w:ind w:left="0" w:firstLine="567"/>
        <w:rPr>
          <w:rFonts w:ascii="Times New Roman" w:eastAsiaTheme="minorEastAsia" w:hAnsi="Times New Roman" w:cs="Times New Roman"/>
          <w:iCs/>
        </w:rPr>
      </w:pPr>
      <w:r>
        <w:rPr>
          <w:rFonts w:ascii="Times New Roman" w:eastAsiaTheme="minorEastAsia" w:hAnsi="Times New Roman" w:cs="Times New Roman"/>
          <w:iCs/>
        </w:rPr>
        <w:t xml:space="preserve">Hunicke, R., LeBlanc, M., &amp; Zubek, R. (2004). </w:t>
      </w:r>
      <w:r>
        <w:rPr>
          <w:rFonts w:ascii="Times New Roman" w:eastAsiaTheme="minorEastAsia" w:hAnsi="Times New Roman" w:cs="Times New Roman"/>
          <w:i/>
          <w:iCs/>
        </w:rPr>
        <w:t>MDA: A formal approach to game design and game research</w:t>
      </w:r>
      <w:r>
        <w:rPr>
          <w:rFonts w:ascii="Times New Roman" w:eastAsiaTheme="minorEastAsia" w:hAnsi="Times New Roman" w:cs="Times New Roman"/>
          <w:iCs/>
        </w:rPr>
        <w:t xml:space="preserve">. Retrieved from http://users.cs.northwestern.edu/~hunicke/MDA.pdf </w:t>
      </w:r>
    </w:p>
    <w:p w14:paraId="24322B71" w14:textId="77777777" w:rsidR="00D4352C" w:rsidRDefault="00000000">
      <w:pPr>
        <w:wordWrap w:val="0"/>
        <w:spacing w:after="216" w:line="480" w:lineRule="auto"/>
        <w:ind w:left="0" w:firstLine="567"/>
        <w:rPr>
          <w:rFonts w:ascii="Times New Roman" w:eastAsiaTheme="minorEastAsia" w:hAnsi="Times New Roman" w:cs="Times New Roman"/>
          <w:iCs/>
        </w:rPr>
      </w:pPr>
      <w:r>
        <w:rPr>
          <w:rFonts w:ascii="Times New Roman" w:eastAsiaTheme="minorEastAsia" w:hAnsi="Times New Roman" w:cs="Times New Roman"/>
          <w:iCs/>
        </w:rPr>
        <w:t xml:space="preserve">Pisklak, J. M., Yong, J. J. H., &amp; Spetch, M. L. (2019). The near-miss effect in slot machines: A review and experimental analysis over half a century later. </w:t>
      </w:r>
      <w:r>
        <w:rPr>
          <w:rFonts w:ascii="Times New Roman" w:eastAsiaTheme="minorEastAsia" w:hAnsi="Times New Roman" w:cs="Times New Roman"/>
          <w:i/>
          <w:iCs/>
        </w:rPr>
        <w:t>Journal of Gambling Studies</w:t>
      </w:r>
      <w:r>
        <w:rPr>
          <w:rFonts w:ascii="Times New Roman" w:eastAsiaTheme="minorEastAsia" w:hAnsi="Times New Roman" w:cs="Times New Roman"/>
          <w:iCs/>
        </w:rPr>
        <w:t xml:space="preserve">. https://doi.org/10.1007/s10899-019-09891-8 </w:t>
      </w:r>
    </w:p>
    <w:p w14:paraId="33B94EF1" w14:textId="77777777" w:rsidR="00D4352C" w:rsidRDefault="00000000">
      <w:pPr>
        <w:wordWrap w:val="0"/>
        <w:spacing w:after="216" w:line="480" w:lineRule="auto"/>
        <w:ind w:left="0" w:firstLine="567"/>
        <w:rPr>
          <w:rFonts w:ascii="Times New Roman" w:eastAsiaTheme="minorEastAsia" w:hAnsi="Times New Roman" w:cs="Times New Roman"/>
          <w:iCs/>
        </w:rPr>
      </w:pPr>
      <w:r>
        <w:rPr>
          <w:rFonts w:ascii="Times New Roman" w:eastAsiaTheme="minorEastAsia" w:hAnsi="Times New Roman" w:cs="Times New Roman"/>
          <w:iCs/>
        </w:rPr>
        <w:t xml:space="preserve">Research and Markets. (2025). </w:t>
      </w:r>
      <w:r>
        <w:rPr>
          <w:rFonts w:ascii="Times New Roman" w:eastAsiaTheme="minorEastAsia" w:hAnsi="Times New Roman" w:cs="Times New Roman"/>
          <w:i/>
          <w:iCs/>
        </w:rPr>
        <w:t>Virtual pet simulator apps market forecast to 2030</w:t>
      </w:r>
      <w:r>
        <w:rPr>
          <w:rFonts w:ascii="Times New Roman" w:eastAsiaTheme="minorEastAsia" w:hAnsi="Times New Roman" w:cs="Times New Roman"/>
          <w:iCs/>
        </w:rPr>
        <w:t xml:space="preserve">. Retrieved from https://www.researchandmarkets.com/ </w:t>
      </w:r>
    </w:p>
    <w:p w14:paraId="67163290" w14:textId="77777777" w:rsidR="00D4352C" w:rsidRDefault="00000000">
      <w:pPr>
        <w:wordWrap w:val="0"/>
        <w:spacing w:after="216" w:line="480" w:lineRule="auto"/>
        <w:ind w:left="0" w:firstLine="567"/>
        <w:rPr>
          <w:rFonts w:ascii="Times New Roman" w:eastAsiaTheme="minorEastAsia" w:hAnsi="Times New Roman" w:cs="Times New Roman"/>
          <w:iCs/>
        </w:rPr>
      </w:pPr>
      <w:r>
        <w:rPr>
          <w:rFonts w:ascii="Times New Roman" w:eastAsiaTheme="minorEastAsia" w:hAnsi="Times New Roman" w:cs="Times New Roman"/>
          <w:iCs/>
        </w:rPr>
        <w:t xml:space="preserve">Science of Business. (n.d.). </w:t>
      </w:r>
      <w:r>
        <w:rPr>
          <w:rFonts w:ascii="Times New Roman" w:eastAsiaTheme="minorEastAsia" w:hAnsi="Times New Roman" w:cs="Times New Roman"/>
          <w:i/>
          <w:iCs/>
        </w:rPr>
        <w:t>Theory of Constraints games</w:t>
      </w:r>
      <w:r>
        <w:rPr>
          <w:rFonts w:ascii="Times New Roman" w:eastAsiaTheme="minorEastAsia" w:hAnsi="Times New Roman" w:cs="Times New Roman"/>
          <w:iCs/>
        </w:rPr>
        <w:t xml:space="preserve">. Retrieved May 22, 2026, from https://www.scienceofbusiness.com/theory-of-constraints-games/ </w:t>
      </w:r>
    </w:p>
    <w:p w14:paraId="599EB54C" w14:textId="77777777" w:rsidR="00D4352C" w:rsidRDefault="00000000">
      <w:pPr>
        <w:wordWrap w:val="0"/>
        <w:spacing w:after="216" w:line="480" w:lineRule="auto"/>
        <w:ind w:left="0" w:firstLine="567"/>
        <w:rPr>
          <w:rFonts w:ascii="Times New Roman" w:eastAsiaTheme="minorEastAsia" w:hAnsi="Times New Roman" w:cs="Times New Roman"/>
          <w:iCs/>
        </w:rPr>
      </w:pPr>
      <w:r>
        <w:rPr>
          <w:rFonts w:ascii="Times New Roman" w:eastAsiaTheme="minorEastAsia" w:hAnsi="Times New Roman" w:cs="Times New Roman"/>
          <w:iCs/>
        </w:rPr>
        <w:lastRenderedPageBreak/>
        <w:t xml:space="preserve">Sensor Tower. (2024). </w:t>
      </w:r>
      <w:r>
        <w:rPr>
          <w:rFonts w:ascii="Times New Roman" w:eastAsiaTheme="minorEastAsia" w:hAnsi="Times New Roman" w:cs="Times New Roman"/>
          <w:i/>
          <w:iCs/>
        </w:rPr>
        <w:t>Q1 performance of top virtual pet apps on Android and iOS in the US</w:t>
      </w:r>
      <w:r>
        <w:rPr>
          <w:rFonts w:ascii="Times New Roman" w:eastAsiaTheme="minorEastAsia" w:hAnsi="Times New Roman" w:cs="Times New Roman"/>
          <w:iCs/>
        </w:rPr>
        <w:t xml:space="preserve">. Retrieved from https://www.sensortower.com/ </w:t>
      </w:r>
    </w:p>
    <w:p w14:paraId="389E0F88" w14:textId="77777777" w:rsidR="00D4352C" w:rsidRDefault="00000000">
      <w:pPr>
        <w:wordWrap w:val="0"/>
        <w:spacing w:after="216" w:line="480" w:lineRule="auto"/>
        <w:ind w:left="0" w:firstLine="567"/>
        <w:rPr>
          <w:rFonts w:ascii="Times New Roman" w:eastAsiaTheme="minorEastAsia" w:hAnsi="Times New Roman" w:cs="Times New Roman"/>
          <w:iCs/>
        </w:rPr>
      </w:pPr>
      <w:r>
        <w:rPr>
          <w:rFonts w:ascii="Times New Roman" w:eastAsiaTheme="minorEastAsia" w:hAnsi="Times New Roman" w:cs="Times New Roman"/>
          <w:iCs/>
        </w:rPr>
        <w:t xml:space="preserve">Spiliopoulos, L., Ortmann, A., &amp; Zhang, L. (2018). Complexity, attention, and choice in games under time constraints: A process analysis. </w:t>
      </w:r>
      <w:r>
        <w:rPr>
          <w:rFonts w:ascii="Times New Roman" w:eastAsiaTheme="minorEastAsia" w:hAnsi="Times New Roman" w:cs="Times New Roman"/>
          <w:i/>
          <w:iCs/>
        </w:rPr>
        <w:t>Journal of Experimental Psychology: Learning, Memory, and Cognition, 44</w:t>
      </w:r>
      <w:r>
        <w:rPr>
          <w:rFonts w:ascii="Times New Roman" w:eastAsiaTheme="minorEastAsia" w:hAnsi="Times New Roman" w:cs="Times New Roman"/>
          <w:iCs/>
        </w:rPr>
        <w:t xml:space="preserve">(10), 1609–1640. https://doi.org/10.1037/xlm0000535 </w:t>
      </w:r>
    </w:p>
    <w:bookmarkEnd w:id="72"/>
    <w:p w14:paraId="22C6B5F7" w14:textId="77777777" w:rsidR="00D4352C" w:rsidRDefault="00D4352C">
      <w:pPr>
        <w:wordWrap w:val="0"/>
        <w:spacing w:after="216" w:line="480" w:lineRule="auto"/>
        <w:ind w:left="0" w:firstLine="567"/>
        <w:rPr>
          <w:rFonts w:ascii="Times New Roman" w:eastAsiaTheme="minorEastAsia" w:hAnsi="Times New Roman" w:cs="Times New Roman"/>
          <w:iCs/>
        </w:rPr>
      </w:pPr>
    </w:p>
    <w:sectPr w:rsidR="00D4352C">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45C61" w14:textId="77777777" w:rsidR="0014542A" w:rsidRDefault="0014542A">
      <w:pPr>
        <w:spacing w:line="240" w:lineRule="auto"/>
      </w:pPr>
      <w:r>
        <w:separator/>
      </w:r>
    </w:p>
  </w:endnote>
  <w:endnote w:type="continuationSeparator" w:id="0">
    <w:p w14:paraId="2E9B31A2" w14:textId="77777777" w:rsidR="0014542A" w:rsidRDefault="001454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altName w:val="Segoe Print"/>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Hei">
    <w:altName w:val="黑体"/>
    <w:panose1 w:val="02010609060101010101"/>
    <w:charset w:val="86"/>
    <w:family w:val="auto"/>
    <w:pitch w:val="default"/>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088BD" w14:textId="77777777" w:rsidR="00D4352C" w:rsidRDefault="00D4352C">
    <w:pPr>
      <w:pStyle w:val="Footer"/>
      <w:jc w:val="center"/>
    </w:pPr>
  </w:p>
  <w:p w14:paraId="56EA7255" w14:textId="77777777" w:rsidR="00D4352C" w:rsidRDefault="00D435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9073C" w14:textId="77777777" w:rsidR="00D4352C" w:rsidRDefault="00D4352C">
    <w:pPr>
      <w:pStyle w:val="Footer"/>
      <w:jc w:val="center"/>
    </w:pPr>
  </w:p>
  <w:p w14:paraId="525745B6" w14:textId="77777777" w:rsidR="00D4352C" w:rsidRDefault="00D4352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9244644"/>
      <w:docPartObj>
        <w:docPartGallery w:val="AutoText"/>
      </w:docPartObj>
    </w:sdtPr>
    <w:sdtContent>
      <w:p w14:paraId="00B4AC10" w14:textId="77777777" w:rsidR="00D4352C" w:rsidRDefault="00000000">
        <w:pPr>
          <w:pStyle w:val="Footer"/>
          <w:jc w:val="center"/>
        </w:pPr>
        <w:r>
          <w:fldChar w:fldCharType="begin"/>
        </w:r>
        <w:r>
          <w:instrText>PAGE   \* MERGEFORMAT</w:instrText>
        </w:r>
        <w:r>
          <w:fldChar w:fldCharType="separate"/>
        </w:r>
        <w:r>
          <w:rPr>
            <w:lang w:val="zh-CN"/>
          </w:rPr>
          <w:t>2</w:t>
        </w:r>
        <w:r>
          <w:fldChar w:fldCharType="end"/>
        </w:r>
      </w:p>
    </w:sdtContent>
  </w:sdt>
  <w:p w14:paraId="2E399298" w14:textId="77777777" w:rsidR="00D4352C" w:rsidRDefault="00D4352C">
    <w:pPr>
      <w:pStyle w:val="Footer"/>
      <w:ind w:firstLine="42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E36454" w14:textId="77777777" w:rsidR="0014542A" w:rsidRDefault="0014542A">
      <w:pPr>
        <w:spacing w:after="0"/>
      </w:pPr>
      <w:r>
        <w:separator/>
      </w:r>
    </w:p>
  </w:footnote>
  <w:footnote w:type="continuationSeparator" w:id="0">
    <w:p w14:paraId="50BA9B39" w14:textId="77777777" w:rsidR="0014542A" w:rsidRDefault="0014542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B7867"/>
    <w:multiLevelType w:val="multilevel"/>
    <w:tmpl w:val="199B786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2C451027"/>
    <w:multiLevelType w:val="multilevel"/>
    <w:tmpl w:val="2C451027"/>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5E975B2"/>
    <w:multiLevelType w:val="multilevel"/>
    <w:tmpl w:val="35E975B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FFD6F38"/>
    <w:multiLevelType w:val="multilevel"/>
    <w:tmpl w:val="4FFD6F38"/>
    <w:lvl w:ilvl="0">
      <w:start w:val="1"/>
      <w:numFmt w:val="decimal"/>
      <w:lvlText w:val="%1."/>
      <w:lvlJc w:val="left"/>
      <w:pPr>
        <w:tabs>
          <w:tab w:val="left" w:pos="720"/>
        </w:tabs>
        <w:ind w:left="720" w:hanging="360"/>
      </w:pPr>
      <w:rPr>
        <w:rFonts w:ascii="Calibri" w:eastAsiaTheme="minorEastAsia" w:hAnsi="Calibri" w:cs="Calibri"/>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5820189E"/>
    <w:multiLevelType w:val="multilevel"/>
    <w:tmpl w:val="5820189E"/>
    <w:lvl w:ilvl="0">
      <w:start w:val="1"/>
      <w:numFmt w:val="decimal"/>
      <w:lvlText w:val="%1."/>
      <w:lvlJc w:val="left"/>
      <w:pPr>
        <w:ind w:left="720"/>
      </w:pPr>
      <w:rPr>
        <w:rFonts w:ascii="Calibri" w:eastAsia="Calibri" w:hAnsi="Calibri" w:cs="Calibri"/>
        <w:b w:val="0"/>
        <w:i w:val="0"/>
        <w:strike w:val="0"/>
        <w:dstrike w:val="0"/>
        <w:color w:val="000000"/>
        <w:sz w:val="20"/>
        <w:szCs w:val="20"/>
        <w:u w:val="none" w:color="000000"/>
        <w:shd w:val="clear" w:color="auto" w:fill="auto"/>
        <w:vertAlign w:val="baseline"/>
      </w:rPr>
    </w:lvl>
    <w:lvl w:ilvl="1">
      <w:start w:val="1"/>
      <w:numFmt w:val="lowerLetter"/>
      <w:lvlText w:val="%2"/>
      <w:lvlJc w:val="left"/>
      <w:pPr>
        <w:ind w:left="1440"/>
      </w:pPr>
      <w:rPr>
        <w:rFonts w:ascii="Calibri" w:eastAsia="Calibri" w:hAnsi="Calibri" w:cs="Calibri"/>
        <w:b w:val="0"/>
        <w:i w:val="0"/>
        <w:strike w:val="0"/>
        <w:dstrike w:val="0"/>
        <w:color w:val="000000"/>
        <w:sz w:val="20"/>
        <w:szCs w:val="20"/>
        <w:u w:val="none" w:color="000000"/>
        <w:shd w:val="clear" w:color="auto" w:fill="auto"/>
        <w:vertAlign w:val="baseline"/>
      </w:rPr>
    </w:lvl>
    <w:lvl w:ilvl="2">
      <w:start w:val="1"/>
      <w:numFmt w:val="lowerRoman"/>
      <w:lvlText w:val="%3"/>
      <w:lvlJc w:val="left"/>
      <w:pPr>
        <w:ind w:left="2160"/>
      </w:pPr>
      <w:rPr>
        <w:rFonts w:ascii="Calibri" w:eastAsia="Calibri" w:hAnsi="Calibri" w:cs="Calibri"/>
        <w:b w:val="0"/>
        <w:i w:val="0"/>
        <w:strike w:val="0"/>
        <w:dstrike w:val="0"/>
        <w:color w:val="000000"/>
        <w:sz w:val="20"/>
        <w:szCs w:val="20"/>
        <w:u w:val="none" w:color="000000"/>
        <w:shd w:val="clear" w:color="auto" w:fill="auto"/>
        <w:vertAlign w:val="baseline"/>
      </w:rPr>
    </w:lvl>
    <w:lvl w:ilvl="3">
      <w:start w:val="1"/>
      <w:numFmt w:val="decimal"/>
      <w:lvlText w:val="%4"/>
      <w:lvlJc w:val="left"/>
      <w:pPr>
        <w:ind w:left="2880"/>
      </w:pPr>
      <w:rPr>
        <w:rFonts w:ascii="Calibri" w:eastAsia="Calibri" w:hAnsi="Calibri" w:cs="Calibri"/>
        <w:b w:val="0"/>
        <w:i w:val="0"/>
        <w:strike w:val="0"/>
        <w:dstrike w:val="0"/>
        <w:color w:val="000000"/>
        <w:sz w:val="20"/>
        <w:szCs w:val="20"/>
        <w:u w:val="none" w:color="000000"/>
        <w:shd w:val="clear" w:color="auto" w:fill="auto"/>
        <w:vertAlign w:val="baseline"/>
      </w:rPr>
    </w:lvl>
    <w:lvl w:ilvl="4">
      <w:start w:val="1"/>
      <w:numFmt w:val="lowerLetter"/>
      <w:lvlText w:val="%5"/>
      <w:lvlJc w:val="left"/>
      <w:pPr>
        <w:ind w:left="3600"/>
      </w:pPr>
      <w:rPr>
        <w:rFonts w:ascii="Calibri" w:eastAsia="Calibri" w:hAnsi="Calibri" w:cs="Calibri"/>
        <w:b w:val="0"/>
        <w:i w:val="0"/>
        <w:strike w:val="0"/>
        <w:dstrike w:val="0"/>
        <w:color w:val="000000"/>
        <w:sz w:val="20"/>
        <w:szCs w:val="20"/>
        <w:u w:val="none" w:color="000000"/>
        <w:shd w:val="clear" w:color="auto" w:fill="auto"/>
        <w:vertAlign w:val="baseline"/>
      </w:rPr>
    </w:lvl>
    <w:lvl w:ilvl="5">
      <w:start w:val="1"/>
      <w:numFmt w:val="lowerRoman"/>
      <w:lvlText w:val="%6"/>
      <w:lvlJc w:val="left"/>
      <w:pPr>
        <w:ind w:left="4320"/>
      </w:pPr>
      <w:rPr>
        <w:rFonts w:ascii="Calibri" w:eastAsia="Calibri" w:hAnsi="Calibri" w:cs="Calibri"/>
        <w:b w:val="0"/>
        <w:i w:val="0"/>
        <w:strike w:val="0"/>
        <w:dstrike w:val="0"/>
        <w:color w:val="000000"/>
        <w:sz w:val="20"/>
        <w:szCs w:val="20"/>
        <w:u w:val="none" w:color="000000"/>
        <w:shd w:val="clear" w:color="auto" w:fill="auto"/>
        <w:vertAlign w:val="baseline"/>
      </w:rPr>
    </w:lvl>
    <w:lvl w:ilvl="6">
      <w:start w:val="1"/>
      <w:numFmt w:val="decimal"/>
      <w:lvlText w:val="%7"/>
      <w:lvlJc w:val="left"/>
      <w:pPr>
        <w:ind w:left="5040"/>
      </w:pPr>
      <w:rPr>
        <w:rFonts w:ascii="Calibri" w:eastAsia="Calibri" w:hAnsi="Calibri" w:cs="Calibri"/>
        <w:b w:val="0"/>
        <w:i w:val="0"/>
        <w:strike w:val="0"/>
        <w:dstrike w:val="0"/>
        <w:color w:val="000000"/>
        <w:sz w:val="20"/>
        <w:szCs w:val="20"/>
        <w:u w:val="none" w:color="000000"/>
        <w:shd w:val="clear" w:color="auto" w:fill="auto"/>
        <w:vertAlign w:val="baseline"/>
      </w:rPr>
    </w:lvl>
    <w:lvl w:ilvl="7">
      <w:start w:val="1"/>
      <w:numFmt w:val="lowerLetter"/>
      <w:lvlText w:val="%8"/>
      <w:lvlJc w:val="left"/>
      <w:pPr>
        <w:ind w:left="5760"/>
      </w:pPr>
      <w:rPr>
        <w:rFonts w:ascii="Calibri" w:eastAsia="Calibri" w:hAnsi="Calibri" w:cs="Calibri"/>
        <w:b w:val="0"/>
        <w:i w:val="0"/>
        <w:strike w:val="0"/>
        <w:dstrike w:val="0"/>
        <w:color w:val="000000"/>
        <w:sz w:val="20"/>
        <w:szCs w:val="20"/>
        <w:u w:val="none" w:color="000000"/>
        <w:shd w:val="clear" w:color="auto" w:fill="auto"/>
        <w:vertAlign w:val="baseline"/>
      </w:rPr>
    </w:lvl>
    <w:lvl w:ilvl="8">
      <w:start w:val="1"/>
      <w:numFmt w:val="lowerRoman"/>
      <w:lvlText w:val="%9"/>
      <w:lvlJc w:val="left"/>
      <w:pPr>
        <w:ind w:left="6480"/>
      </w:pPr>
      <w:rPr>
        <w:rFonts w:ascii="Calibri" w:eastAsia="Calibri" w:hAnsi="Calibri" w:cs="Calibri"/>
        <w:b w:val="0"/>
        <w:i w:val="0"/>
        <w:strike w:val="0"/>
        <w:dstrike w:val="0"/>
        <w:color w:val="000000"/>
        <w:sz w:val="20"/>
        <w:szCs w:val="20"/>
        <w:u w:val="none" w:color="000000"/>
        <w:shd w:val="clear" w:color="auto" w:fill="auto"/>
        <w:vertAlign w:val="baseline"/>
      </w:rPr>
    </w:lvl>
  </w:abstractNum>
  <w:abstractNum w:abstractNumId="5" w15:restartNumberingAfterBreak="0">
    <w:nsid w:val="58811A2B"/>
    <w:multiLevelType w:val="multilevel"/>
    <w:tmpl w:val="58811A2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59891B1F"/>
    <w:multiLevelType w:val="multilevel"/>
    <w:tmpl w:val="59891B1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15:restartNumberingAfterBreak="0">
    <w:nsid w:val="5D653049"/>
    <w:multiLevelType w:val="multilevel"/>
    <w:tmpl w:val="5D653049"/>
    <w:lvl w:ilvl="0">
      <w:start w:val="1"/>
      <w:numFmt w:val="decimal"/>
      <w:lvlText w:val="%1."/>
      <w:lvlJc w:val="left"/>
      <w:pPr>
        <w:ind w:left="720"/>
      </w:pPr>
      <w:rPr>
        <w:rFonts w:ascii="Calibri" w:eastAsia="Calibri" w:hAnsi="Calibri" w:cs="Calibri"/>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440"/>
      </w:pPr>
      <w:rPr>
        <w:rFonts w:ascii="Calibri" w:eastAsia="Calibri" w:hAnsi="Calibri" w:cs="Calibri"/>
        <w:b w:val="0"/>
        <w:i w:val="0"/>
        <w:strike w:val="0"/>
        <w:dstrike w:val="0"/>
        <w:color w:val="000000"/>
        <w:sz w:val="24"/>
        <w:szCs w:val="24"/>
        <w:u w:val="none" w:color="000000"/>
        <w:shd w:val="clear" w:color="auto" w:fill="auto"/>
        <w:vertAlign w:val="baseline"/>
      </w:rPr>
    </w:lvl>
    <w:lvl w:ilvl="2">
      <w:start w:val="1"/>
      <w:numFmt w:val="lowerRoman"/>
      <w:lvlText w:val="%3"/>
      <w:lvlJc w:val="left"/>
      <w:pPr>
        <w:ind w:left="2160"/>
      </w:pPr>
      <w:rPr>
        <w:rFonts w:ascii="Calibri" w:eastAsia="Calibri" w:hAnsi="Calibri" w:cs="Calibri"/>
        <w:b w:val="0"/>
        <w:i w:val="0"/>
        <w:strike w:val="0"/>
        <w:dstrike w:val="0"/>
        <w:color w:val="000000"/>
        <w:sz w:val="24"/>
        <w:szCs w:val="24"/>
        <w:u w:val="none" w:color="000000"/>
        <w:shd w:val="clear" w:color="auto" w:fill="auto"/>
        <w:vertAlign w:val="baseline"/>
      </w:rPr>
    </w:lvl>
    <w:lvl w:ilvl="3">
      <w:start w:val="1"/>
      <w:numFmt w:val="decimal"/>
      <w:lvlText w:val="%4"/>
      <w:lvlJc w:val="left"/>
      <w:pPr>
        <w:ind w:left="2880"/>
      </w:pPr>
      <w:rPr>
        <w:rFonts w:ascii="Calibri" w:eastAsia="Calibri" w:hAnsi="Calibri" w:cs="Calibri"/>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600"/>
      </w:pPr>
      <w:rPr>
        <w:rFonts w:ascii="Calibri" w:eastAsia="Calibri" w:hAnsi="Calibri" w:cs="Calibri"/>
        <w:b w:val="0"/>
        <w:i w:val="0"/>
        <w:strike w:val="0"/>
        <w:dstrike w:val="0"/>
        <w:color w:val="000000"/>
        <w:sz w:val="24"/>
        <w:szCs w:val="24"/>
        <w:u w:val="none" w:color="000000"/>
        <w:shd w:val="clear" w:color="auto" w:fill="auto"/>
        <w:vertAlign w:val="baseline"/>
      </w:rPr>
    </w:lvl>
    <w:lvl w:ilvl="5">
      <w:start w:val="1"/>
      <w:numFmt w:val="lowerRoman"/>
      <w:lvlText w:val="%6"/>
      <w:lvlJc w:val="left"/>
      <w:pPr>
        <w:ind w:left="4320"/>
      </w:pPr>
      <w:rPr>
        <w:rFonts w:ascii="Calibri" w:eastAsia="Calibri" w:hAnsi="Calibri" w:cs="Calibri"/>
        <w:b w:val="0"/>
        <w:i w:val="0"/>
        <w:strike w:val="0"/>
        <w:dstrike w:val="0"/>
        <w:color w:val="000000"/>
        <w:sz w:val="24"/>
        <w:szCs w:val="24"/>
        <w:u w:val="none" w:color="000000"/>
        <w:shd w:val="clear" w:color="auto" w:fill="auto"/>
        <w:vertAlign w:val="baseline"/>
      </w:rPr>
    </w:lvl>
    <w:lvl w:ilvl="6">
      <w:start w:val="1"/>
      <w:numFmt w:val="decimal"/>
      <w:lvlText w:val="%7"/>
      <w:lvlJc w:val="left"/>
      <w:pPr>
        <w:ind w:left="5040"/>
      </w:pPr>
      <w:rPr>
        <w:rFonts w:ascii="Calibri" w:eastAsia="Calibri" w:hAnsi="Calibri" w:cs="Calibri"/>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760"/>
      </w:pPr>
      <w:rPr>
        <w:rFonts w:ascii="Calibri" w:eastAsia="Calibri" w:hAnsi="Calibri" w:cs="Calibri"/>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480"/>
      </w:pPr>
      <w:rPr>
        <w:rFonts w:ascii="Calibri" w:eastAsia="Calibri" w:hAnsi="Calibri" w:cs="Calibri"/>
        <w:b w:val="0"/>
        <w:i w:val="0"/>
        <w:strike w:val="0"/>
        <w:dstrike w:val="0"/>
        <w:color w:val="000000"/>
        <w:sz w:val="24"/>
        <w:szCs w:val="24"/>
        <w:u w:val="none" w:color="000000"/>
        <w:shd w:val="clear" w:color="auto" w:fill="auto"/>
        <w:vertAlign w:val="baseline"/>
      </w:rPr>
    </w:lvl>
  </w:abstractNum>
  <w:num w:numId="1" w16cid:durableId="501703838">
    <w:abstractNumId w:val="4"/>
  </w:num>
  <w:num w:numId="2" w16cid:durableId="1813718853">
    <w:abstractNumId w:val="7"/>
  </w:num>
  <w:num w:numId="3" w16cid:durableId="1808546867">
    <w:abstractNumId w:val="0"/>
  </w:num>
  <w:num w:numId="4" w16cid:durableId="1120028961">
    <w:abstractNumId w:val="5"/>
  </w:num>
  <w:num w:numId="5" w16cid:durableId="1188829911">
    <w:abstractNumId w:val="3"/>
  </w:num>
  <w:num w:numId="6" w16cid:durableId="1297225542">
    <w:abstractNumId w:val="6"/>
  </w:num>
  <w:num w:numId="7" w16cid:durableId="567349301">
    <w:abstractNumId w:val="2"/>
  </w:num>
  <w:num w:numId="8" w16cid:durableId="3506426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2446"/>
    <w:rsid w:val="00042956"/>
    <w:rsid w:val="00073941"/>
    <w:rsid w:val="00077BB2"/>
    <w:rsid w:val="00080CAC"/>
    <w:rsid w:val="00091D9B"/>
    <w:rsid w:val="00091EA8"/>
    <w:rsid w:val="000A5131"/>
    <w:rsid w:val="000B4378"/>
    <w:rsid w:val="000C3D95"/>
    <w:rsid w:val="001058F5"/>
    <w:rsid w:val="00131793"/>
    <w:rsid w:val="0014542A"/>
    <w:rsid w:val="00156450"/>
    <w:rsid w:val="00195AF0"/>
    <w:rsid w:val="001A6875"/>
    <w:rsid w:val="001B1FD4"/>
    <w:rsid w:val="001C23D3"/>
    <w:rsid w:val="001C2446"/>
    <w:rsid w:val="001E0390"/>
    <w:rsid w:val="001E28EB"/>
    <w:rsid w:val="001F7100"/>
    <w:rsid w:val="00227076"/>
    <w:rsid w:val="0023765D"/>
    <w:rsid w:val="002C005B"/>
    <w:rsid w:val="002E07C4"/>
    <w:rsid w:val="002E22AF"/>
    <w:rsid w:val="0032090E"/>
    <w:rsid w:val="00320AA8"/>
    <w:rsid w:val="003263B5"/>
    <w:rsid w:val="0038546B"/>
    <w:rsid w:val="003A069E"/>
    <w:rsid w:val="003B2168"/>
    <w:rsid w:val="003C2138"/>
    <w:rsid w:val="004269C3"/>
    <w:rsid w:val="00430CF1"/>
    <w:rsid w:val="00435831"/>
    <w:rsid w:val="0043616E"/>
    <w:rsid w:val="00442429"/>
    <w:rsid w:val="00445D36"/>
    <w:rsid w:val="00466695"/>
    <w:rsid w:val="00493AB1"/>
    <w:rsid w:val="0049670D"/>
    <w:rsid w:val="004A67FD"/>
    <w:rsid w:val="004C5A60"/>
    <w:rsid w:val="004C5FF7"/>
    <w:rsid w:val="004D52C2"/>
    <w:rsid w:val="004F3FC7"/>
    <w:rsid w:val="004F4079"/>
    <w:rsid w:val="00521D34"/>
    <w:rsid w:val="00530978"/>
    <w:rsid w:val="00535EAE"/>
    <w:rsid w:val="00565197"/>
    <w:rsid w:val="005950BF"/>
    <w:rsid w:val="005D54F7"/>
    <w:rsid w:val="005E642D"/>
    <w:rsid w:val="005F5B17"/>
    <w:rsid w:val="005F655B"/>
    <w:rsid w:val="00614288"/>
    <w:rsid w:val="00616DD9"/>
    <w:rsid w:val="006404DE"/>
    <w:rsid w:val="006448A4"/>
    <w:rsid w:val="00676D16"/>
    <w:rsid w:val="0068654A"/>
    <w:rsid w:val="00691DAD"/>
    <w:rsid w:val="006959BA"/>
    <w:rsid w:val="006C56DA"/>
    <w:rsid w:val="006D1E60"/>
    <w:rsid w:val="006E388B"/>
    <w:rsid w:val="006F0D6C"/>
    <w:rsid w:val="006F35D2"/>
    <w:rsid w:val="00724A48"/>
    <w:rsid w:val="00724F2C"/>
    <w:rsid w:val="007255A5"/>
    <w:rsid w:val="00735CB0"/>
    <w:rsid w:val="007413B7"/>
    <w:rsid w:val="00790AF1"/>
    <w:rsid w:val="007C6A7D"/>
    <w:rsid w:val="007D479B"/>
    <w:rsid w:val="007E1653"/>
    <w:rsid w:val="00831552"/>
    <w:rsid w:val="008337C6"/>
    <w:rsid w:val="008B1E65"/>
    <w:rsid w:val="008B6113"/>
    <w:rsid w:val="008C28D2"/>
    <w:rsid w:val="008C420C"/>
    <w:rsid w:val="008E22F7"/>
    <w:rsid w:val="008F020D"/>
    <w:rsid w:val="008F4361"/>
    <w:rsid w:val="0091753C"/>
    <w:rsid w:val="00923111"/>
    <w:rsid w:val="00930F47"/>
    <w:rsid w:val="00957EBE"/>
    <w:rsid w:val="009627F4"/>
    <w:rsid w:val="0098301D"/>
    <w:rsid w:val="009A07E6"/>
    <w:rsid w:val="009B0A86"/>
    <w:rsid w:val="009B5944"/>
    <w:rsid w:val="009B7DCB"/>
    <w:rsid w:val="009C3E65"/>
    <w:rsid w:val="009C44B2"/>
    <w:rsid w:val="00A0069A"/>
    <w:rsid w:val="00A340C4"/>
    <w:rsid w:val="00A41B9C"/>
    <w:rsid w:val="00A75973"/>
    <w:rsid w:val="00A83E72"/>
    <w:rsid w:val="00A877AF"/>
    <w:rsid w:val="00A95A99"/>
    <w:rsid w:val="00AA2E07"/>
    <w:rsid w:val="00AB25B4"/>
    <w:rsid w:val="00AC3DDA"/>
    <w:rsid w:val="00AE76CB"/>
    <w:rsid w:val="00B7511B"/>
    <w:rsid w:val="00B81379"/>
    <w:rsid w:val="00B869EE"/>
    <w:rsid w:val="00B96060"/>
    <w:rsid w:val="00BA35B1"/>
    <w:rsid w:val="00BB067D"/>
    <w:rsid w:val="00BB25C3"/>
    <w:rsid w:val="00BE4171"/>
    <w:rsid w:val="00BE51F6"/>
    <w:rsid w:val="00C45FD3"/>
    <w:rsid w:val="00C62DB3"/>
    <w:rsid w:val="00D04AC0"/>
    <w:rsid w:val="00D12FAA"/>
    <w:rsid w:val="00D4352C"/>
    <w:rsid w:val="00D725B1"/>
    <w:rsid w:val="00D81C0B"/>
    <w:rsid w:val="00DD049D"/>
    <w:rsid w:val="00DF256D"/>
    <w:rsid w:val="00DF45A2"/>
    <w:rsid w:val="00DF5DB5"/>
    <w:rsid w:val="00E223D8"/>
    <w:rsid w:val="00E3311F"/>
    <w:rsid w:val="00E45024"/>
    <w:rsid w:val="00E45077"/>
    <w:rsid w:val="00E86133"/>
    <w:rsid w:val="00EA43D7"/>
    <w:rsid w:val="00EA6534"/>
    <w:rsid w:val="00EA6733"/>
    <w:rsid w:val="00EE5801"/>
    <w:rsid w:val="00F04C69"/>
    <w:rsid w:val="00F30C74"/>
    <w:rsid w:val="00F43524"/>
    <w:rsid w:val="00F50C02"/>
    <w:rsid w:val="00F66121"/>
    <w:rsid w:val="00F72F3C"/>
    <w:rsid w:val="00F913E6"/>
    <w:rsid w:val="00FA2BDA"/>
    <w:rsid w:val="00FD6D12"/>
    <w:rsid w:val="00FE3B4D"/>
    <w:rsid w:val="03315CCB"/>
    <w:rsid w:val="0DEE4D52"/>
    <w:rsid w:val="54D04D1B"/>
    <w:rsid w:val="66CB59CB"/>
    <w:rsid w:val="6D8D378E"/>
    <w:rsid w:val="799435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DEFBC3F"/>
  <w15:docId w15:val="{93747DEF-9C97-4068-B49C-1D6BA6AAF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3" w:line="269" w:lineRule="auto"/>
      <w:ind w:left="10" w:hanging="10"/>
    </w:pPr>
    <w:rPr>
      <w:rFonts w:ascii="Calibri" w:eastAsia="Calibri" w:hAnsi="Calibri" w:cs="Calibri"/>
      <w:color w:val="000000"/>
      <w:kern w:val="2"/>
      <w:sz w:val="24"/>
      <w:szCs w:val="24"/>
      <w14:ligatures w14:val="standardContextual"/>
    </w:rPr>
  </w:style>
  <w:style w:type="paragraph" w:styleId="Heading1">
    <w:name w:val="heading 1"/>
    <w:basedOn w:val="Normal"/>
    <w:next w:val="Normal"/>
    <w:link w:val="Heading1Char"/>
    <w:uiPriority w:val="9"/>
    <w:qFormat/>
    <w:pPr>
      <w:spacing w:line="259" w:lineRule="auto"/>
      <w:ind w:left="60" w:firstLine="0"/>
      <w:jc w:val="center"/>
      <w:outlineLvl w:val="0"/>
    </w:pPr>
    <w:rPr>
      <w:rFonts w:ascii="Times New Roman" w:eastAsiaTheme="minorEastAsia" w:hAnsi="Times New Roman" w:cs="Times New Roman"/>
      <w:sz w:val="28"/>
      <w:szCs w:val="28"/>
    </w:rPr>
  </w:style>
  <w:style w:type="paragraph" w:styleId="Heading2">
    <w:name w:val="heading 2"/>
    <w:basedOn w:val="Normal"/>
    <w:next w:val="Normal"/>
    <w:link w:val="Heading2Char"/>
    <w:uiPriority w:val="9"/>
    <w:unhideWhenUsed/>
    <w:qFormat/>
    <w:pPr>
      <w:spacing w:after="237" w:line="480" w:lineRule="auto"/>
      <w:ind w:left="0" w:firstLine="0"/>
      <w:outlineLvl w:val="1"/>
    </w:pPr>
    <w:rPr>
      <w:rFonts w:ascii="Times New Roman" w:eastAsiaTheme="minorEastAsia" w:hAnsi="Times New Roman" w:cs="Times New Roman"/>
      <w:b/>
      <w:bCs/>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Pr>
      <w:rFonts w:asciiTheme="majorHAnsi" w:eastAsia="SimHei" w:hAnsiTheme="majorHAnsi" w:cstheme="majorBidi"/>
      <w:sz w:val="20"/>
      <w:szCs w:val="20"/>
    </w:rPr>
  </w:style>
  <w:style w:type="paragraph" w:styleId="Footer">
    <w:name w:val="footer"/>
    <w:basedOn w:val="Normal"/>
    <w:link w:val="FooterChar"/>
    <w:uiPriority w:val="99"/>
    <w:unhideWhenUsed/>
    <w:qFormat/>
    <w:pPr>
      <w:tabs>
        <w:tab w:val="center" w:pos="4153"/>
        <w:tab w:val="right" w:pos="8306"/>
      </w:tabs>
      <w:snapToGrid w:val="0"/>
      <w:spacing w:line="240" w:lineRule="auto"/>
    </w:pPr>
    <w:rPr>
      <w:sz w:val="18"/>
      <w:szCs w:val="18"/>
    </w:rPr>
  </w:style>
  <w:style w:type="paragraph" w:styleId="Header">
    <w:name w:val="header"/>
    <w:basedOn w:val="Normal"/>
    <w:link w:val="HeaderChar"/>
    <w:uiPriority w:val="99"/>
    <w:unhideWhenUsed/>
    <w:qFormat/>
    <w:pPr>
      <w:tabs>
        <w:tab w:val="center" w:pos="4153"/>
        <w:tab w:val="right" w:pos="8306"/>
      </w:tabs>
      <w:snapToGrid w:val="0"/>
      <w:spacing w:line="240" w:lineRule="auto"/>
      <w:jc w:val="center"/>
    </w:pPr>
    <w:rPr>
      <w:sz w:val="18"/>
      <w:szCs w:val="18"/>
    </w:rPr>
  </w:style>
  <w:style w:type="paragraph" w:styleId="TOC1">
    <w:name w:val="toc 1"/>
    <w:basedOn w:val="Normal"/>
    <w:next w:val="Normal"/>
    <w:autoRedefine/>
    <w:uiPriority w:val="39"/>
    <w:unhideWhenUsed/>
    <w:pPr>
      <w:ind w:left="0"/>
    </w:pPr>
  </w:style>
  <w:style w:type="paragraph" w:styleId="TableofFigures">
    <w:name w:val="table of figures"/>
    <w:basedOn w:val="Normal"/>
    <w:next w:val="Normal"/>
    <w:uiPriority w:val="99"/>
    <w:unhideWhenUsed/>
    <w:qFormat/>
    <w:pPr>
      <w:ind w:leftChars="200" w:left="0" w:hangingChars="200" w:hanging="200"/>
    </w:pPr>
  </w:style>
  <w:style w:type="paragraph" w:styleId="TOC2">
    <w:name w:val="toc 2"/>
    <w:basedOn w:val="Normal"/>
    <w:next w:val="Normal"/>
    <w:autoRedefine/>
    <w:uiPriority w:val="39"/>
    <w:unhideWhenUsed/>
    <w:qFormat/>
    <w:pPr>
      <w:ind w:leftChars="200" w:left="420"/>
    </w:pPr>
  </w:style>
  <w:style w:type="paragraph" w:styleId="NormalWeb">
    <w:name w:val="Normal (Web)"/>
    <w:basedOn w:val="Normal"/>
    <w:uiPriority w:val="99"/>
    <w:semiHidden/>
    <w:unhideWhenUsed/>
    <w:qFormat/>
    <w:rPr>
      <w:rFonts w:ascii="Times New Roman" w:hAnsi="Times New Roman" w:cs="Times New Roman"/>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Pr>
      <w:color w:val="467886" w:themeColor="hyperlink"/>
      <w:u w:val="single"/>
    </w:rPr>
  </w:style>
  <w:style w:type="character" w:customStyle="1" w:styleId="Heading1Char">
    <w:name w:val="Heading 1 Char"/>
    <w:link w:val="Heading1"/>
    <w:uiPriority w:val="9"/>
    <w:qFormat/>
    <w:rPr>
      <w:rFonts w:ascii="Times New Roman" w:hAnsi="Times New Roman" w:cs="Times New Roman"/>
      <w:color w:val="000000"/>
      <w:kern w:val="2"/>
      <w:sz w:val="28"/>
      <w:szCs w:val="28"/>
      <w14:ligatures w14:val="standardContextual"/>
    </w:rPr>
  </w:style>
  <w:style w:type="table" w:customStyle="1" w:styleId="TableGrid0">
    <w:name w:val="TableGrid"/>
    <w:qFormat/>
    <w:tblPr>
      <w:tblCellMar>
        <w:top w:w="0" w:type="dxa"/>
        <w:left w:w="0" w:type="dxa"/>
        <w:bottom w:w="0" w:type="dxa"/>
        <w:right w:w="0" w:type="dxa"/>
      </w:tblCellMar>
    </w:tblPr>
  </w:style>
  <w:style w:type="character" w:customStyle="1" w:styleId="Heading2Char">
    <w:name w:val="Heading 2 Char"/>
    <w:basedOn w:val="DefaultParagraphFont"/>
    <w:link w:val="Heading2"/>
    <w:uiPriority w:val="9"/>
    <w:qFormat/>
    <w:rPr>
      <w:rFonts w:ascii="Times New Roman" w:hAnsi="Times New Roman" w:cs="Times New Roman"/>
      <w:b/>
      <w:bCs/>
      <w:color w:val="000000"/>
      <w:kern w:val="2"/>
      <w:sz w:val="24"/>
      <w:szCs w:val="24"/>
      <w14:ligatures w14:val="standardContextual"/>
    </w:rPr>
  </w:style>
  <w:style w:type="paragraph" w:styleId="ListParagraph">
    <w:name w:val="List Paragraph"/>
    <w:basedOn w:val="Normal"/>
    <w:uiPriority w:val="34"/>
    <w:qFormat/>
    <w:pPr>
      <w:ind w:left="720"/>
      <w:contextualSpacing/>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0A2F41" w:themeColor="accent1" w:themeShade="80"/>
    </w:rPr>
  </w:style>
  <w:style w:type="character" w:styleId="PlaceholderText">
    <w:name w:val="Placeholder Text"/>
    <w:basedOn w:val="DefaultParagraphFont"/>
    <w:uiPriority w:val="99"/>
    <w:semiHidden/>
    <w:qFormat/>
    <w:rPr>
      <w:color w:val="666666"/>
    </w:rPr>
  </w:style>
  <w:style w:type="character" w:customStyle="1" w:styleId="HeaderChar">
    <w:name w:val="Header Char"/>
    <w:basedOn w:val="DefaultParagraphFont"/>
    <w:link w:val="Header"/>
    <w:uiPriority w:val="99"/>
    <w:rPr>
      <w:rFonts w:ascii="Calibri" w:eastAsia="Calibri" w:hAnsi="Calibri" w:cs="Calibri"/>
      <w:color w:val="000000"/>
      <w:kern w:val="2"/>
      <w:sz w:val="18"/>
      <w:szCs w:val="18"/>
      <w14:ligatures w14:val="standardContextual"/>
    </w:rPr>
  </w:style>
  <w:style w:type="character" w:customStyle="1" w:styleId="FooterChar">
    <w:name w:val="Footer Char"/>
    <w:basedOn w:val="DefaultParagraphFont"/>
    <w:link w:val="Footer"/>
    <w:uiPriority w:val="99"/>
    <w:qFormat/>
    <w:rPr>
      <w:rFonts w:ascii="Calibri" w:eastAsia="Calibri" w:hAnsi="Calibri" w:cs="Calibri"/>
      <w:color w:val="000000"/>
      <w:kern w:val="2"/>
      <w:sz w:val="18"/>
      <w:szCs w:val="18"/>
      <w14:ligatures w14:val="standardContextual"/>
    </w:rPr>
  </w:style>
  <w:style w:type="paragraph" w:customStyle="1" w:styleId="TOCHeading1">
    <w:name w:val="TOC Heading1"/>
    <w:basedOn w:val="Heading1"/>
    <w:next w:val="Normal"/>
    <w:uiPriority w:val="39"/>
    <w:unhideWhenUsed/>
    <w:qFormat/>
    <w:pPr>
      <w:keepNext/>
      <w:keepLines/>
      <w:spacing w:before="240" w:after="0"/>
      <w:ind w:left="0"/>
      <w:jc w:val="left"/>
      <w:outlineLvl w:val="9"/>
    </w:pPr>
    <w:rPr>
      <w:rFonts w:asciiTheme="majorHAnsi" w:eastAsiaTheme="majorEastAsia" w:hAnsiTheme="majorHAnsi" w:cstheme="majorBidi"/>
      <w:color w:val="0F4761" w:themeColor="accent1" w:themeShade="BF"/>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145/3698061.3735326" TargetMode="Externa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jpe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image" Target="media/image4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psycnet.apa.org/doi/10.1037/xlm0000535" TargetMode="External"/><Relationship Id="rId29" Type="http://schemas.openxmlformats.org/officeDocument/2006/relationships/image" Target="media/image14.png"/><Relationship Id="rId11" Type="http://schemas.openxmlformats.org/officeDocument/2006/relationships/image" Target="media/image1.png"/><Relationship Id="rId24" Type="http://schemas.openxmlformats.org/officeDocument/2006/relationships/image" Target="media/image9.jpe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s://psycnet.apa.org/doi/10.1037/xlm0000535" TargetMode="External"/><Relationship Id="rId22" Type="http://schemas.openxmlformats.org/officeDocument/2006/relationships/image" Target="media/image7.jpe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8" Type="http://schemas.openxmlformats.org/officeDocument/2006/relationships/footer" Target="footer1.xml"/><Relationship Id="rId51"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hyperlink" Target="https://doi.org/10.1145/3698061.3735326" TargetMode="External"/><Relationship Id="rId17" Type="http://schemas.openxmlformats.org/officeDocument/2006/relationships/image" Target="media/image2.png"/><Relationship Id="rId25" Type="http://schemas.openxmlformats.org/officeDocument/2006/relationships/image" Target="media/image10.jpe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theme" Target="theme/theme1.xml"/><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psycnet.apa.org/doi/10.1037/xlm0000535" TargetMode="External"/><Relationship Id="rId23" Type="http://schemas.openxmlformats.org/officeDocument/2006/relationships/image" Target="media/image8.jpe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footer" Target="footer3.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2D868B-566A-45F8-8366-088DF9E9B3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56</Pages>
  <Words>8063</Words>
  <Characters>49185</Characters>
  <Application>Microsoft Office Word</Application>
  <DocSecurity>0</DocSecurity>
  <Lines>1003</Lines>
  <Paragraphs>515</Paragraphs>
  <ScaleCrop>false</ScaleCrop>
  <Company/>
  <LinksUpToDate>false</LinksUpToDate>
  <CharactersWithSpaces>56733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Zhiyun Yu</dc:creator>
  <cp:lastModifiedBy>智韵 虞</cp:lastModifiedBy>
  <cp:revision>2</cp:revision>
  <cp:lastPrinted>2025-08-13T17:29:00Z</cp:lastPrinted>
  <dcterms:created xsi:type="dcterms:W3CDTF">2026-05-22T09:30:00Z</dcterms:created>
  <dcterms:modified xsi:type="dcterms:W3CDTF">2026-05-22T09:30:00Z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eyJoZGlkIjoiMjFhNGYxZDNlMDQ5MGZhMDMyOWE5Mjg2NTdlNmRjZWYiLCJ1c2VySWQiOiI0NDA2MDY5NDgifQ==</vt:lpwstr>
  </property>
  <property fmtid="{D5CDD505-2E9C-101B-9397-08002B2CF9AE}" pid="3" name="KSOProductBuildVer">
    <vt:lpwstr>2052-12.1.0.26375</vt:lpwstr>
  </property>
  <property fmtid="{D5CDD505-2E9C-101B-9397-08002B2CF9AE}" pid="4" name="ICV">
    <vt:lpwstr>BA946A0F330E483087782DF1C7EC77AF_13</vt:lpwstr>
  </property>
</Properties>
</file>